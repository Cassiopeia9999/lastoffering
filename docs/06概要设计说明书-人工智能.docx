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C122D" w14:textId="77777777" w:rsidR="00491264" w:rsidRDefault="00491264">
      <w:pPr>
        <w:pStyle w:val="a0"/>
        <w:ind w:firstLineChars="0" w:firstLine="0"/>
      </w:pPr>
    </w:p>
    <w:p w14:paraId="49723585" w14:textId="77777777" w:rsidR="00491264" w:rsidRDefault="00491264">
      <w:pPr>
        <w:pStyle w:val="a0"/>
        <w:ind w:firstLineChars="0" w:firstLine="0"/>
      </w:pPr>
    </w:p>
    <w:p w14:paraId="3D7BFBBE" w14:textId="77777777" w:rsidR="00491264" w:rsidRDefault="00A72FF7">
      <w:pPr>
        <w:pStyle w:val="a0"/>
        <w:spacing w:line="240" w:lineRule="auto"/>
        <w:ind w:firstLineChars="0" w:firstLine="0"/>
      </w:pPr>
      <w:r>
        <w:rPr>
          <w:rFonts w:hint="eastAsia"/>
          <w:noProof/>
        </w:rPr>
        <w:drawing>
          <wp:inline distT="0" distB="0" distL="0" distR="0" wp14:anchorId="2B7919E3" wp14:editId="5FE2F0E8">
            <wp:extent cx="3482975" cy="631825"/>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44425" cy="643083"/>
                    </a:xfrm>
                    <a:prstGeom prst="rect">
                      <a:avLst/>
                    </a:prstGeom>
                  </pic:spPr>
                </pic:pic>
              </a:graphicData>
            </a:graphic>
          </wp:inline>
        </w:drawing>
      </w:r>
    </w:p>
    <w:p w14:paraId="58758C5A" w14:textId="77777777" w:rsidR="00491264" w:rsidRDefault="00491264">
      <w:pPr>
        <w:pStyle w:val="a0"/>
        <w:ind w:firstLineChars="0" w:firstLine="0"/>
      </w:pPr>
    </w:p>
    <w:p w14:paraId="30963ADA" w14:textId="77777777" w:rsidR="00491264" w:rsidRDefault="00491264">
      <w:pPr>
        <w:pStyle w:val="a0"/>
        <w:ind w:firstLineChars="0" w:firstLine="0"/>
      </w:pPr>
    </w:p>
    <w:p w14:paraId="0E5C9517" w14:textId="77777777" w:rsidR="00491264" w:rsidRDefault="00491264">
      <w:pPr>
        <w:pStyle w:val="a0"/>
        <w:ind w:firstLineChars="0" w:firstLine="0"/>
      </w:pPr>
    </w:p>
    <w:p w14:paraId="10D0494F" w14:textId="77777777" w:rsidR="00491264" w:rsidRDefault="00A72FF7">
      <w:pPr>
        <w:pStyle w:val="af"/>
      </w:pPr>
      <w:r>
        <w:t>本科毕业论文（设计）</w:t>
      </w:r>
    </w:p>
    <w:p w14:paraId="219906C9" w14:textId="77777777" w:rsidR="00491264" w:rsidRDefault="00491264"/>
    <w:p w14:paraId="06A61182" w14:textId="77777777" w:rsidR="00491264" w:rsidRDefault="00A72FF7">
      <w:pPr>
        <w:pStyle w:val="af"/>
      </w:pPr>
      <w:r>
        <w:t>概要设计说明书</w:t>
      </w:r>
    </w:p>
    <w:p w14:paraId="2BFA5C74" w14:textId="77777777" w:rsidR="00491264" w:rsidRDefault="00491264"/>
    <w:p w14:paraId="3EB998C5" w14:textId="77777777" w:rsidR="00491264" w:rsidRDefault="00491264"/>
    <w:p w14:paraId="7126941B" w14:textId="77777777" w:rsidR="00491264" w:rsidRDefault="00491264">
      <w:pPr>
        <w:pStyle w:val="a0"/>
        <w:ind w:firstLineChars="0" w:firstLine="0"/>
      </w:pPr>
    </w:p>
    <w:tbl>
      <w:tblPr>
        <w:tblW w:w="0" w:type="auto"/>
        <w:jc w:val="center"/>
        <w:tblLook w:val="04A0" w:firstRow="1" w:lastRow="0" w:firstColumn="1" w:lastColumn="0" w:noHBand="0" w:noVBand="1"/>
      </w:tblPr>
      <w:tblGrid>
        <w:gridCol w:w="1838"/>
        <w:gridCol w:w="4536"/>
      </w:tblGrid>
      <w:tr w:rsidR="00491264" w14:paraId="4BD76787" w14:textId="77777777">
        <w:trPr>
          <w:trHeight w:val="570"/>
          <w:jc w:val="center"/>
        </w:trPr>
        <w:tc>
          <w:tcPr>
            <w:tcW w:w="1838" w:type="dxa"/>
            <w:vAlign w:val="bottom"/>
          </w:tcPr>
          <w:p w14:paraId="700CC824" w14:textId="77777777" w:rsidR="00491264" w:rsidRDefault="00A72FF7">
            <w:pPr>
              <w:jc w:val="distribute"/>
              <w:rPr>
                <w:rFonts w:ascii="楷体_GB2312" w:eastAsia="楷体_GB2312"/>
                <w:b/>
                <w:bCs/>
                <w:spacing w:val="-20"/>
                <w:sz w:val="30"/>
                <w:szCs w:val="30"/>
              </w:rPr>
            </w:pPr>
            <w:r>
              <w:rPr>
                <w:rFonts w:ascii="楷体_GB2312" w:eastAsia="楷体_GB2312" w:hint="eastAsia"/>
                <w:b/>
                <w:bCs/>
                <w:spacing w:val="-20"/>
                <w:sz w:val="30"/>
                <w:szCs w:val="30"/>
              </w:rPr>
              <w:t>学</w:t>
            </w:r>
            <w:r>
              <w:rPr>
                <w:rFonts w:ascii="楷体_GB2312" w:eastAsia="楷体_GB2312"/>
                <w:b/>
                <w:bCs/>
                <w:spacing w:val="-20"/>
                <w:sz w:val="30"/>
                <w:szCs w:val="30"/>
              </w:rPr>
              <w:t xml:space="preserve"> </w:t>
            </w:r>
            <w:r>
              <w:rPr>
                <w:rFonts w:ascii="楷体_GB2312" w:eastAsia="楷体_GB2312" w:hint="eastAsia"/>
                <w:b/>
                <w:bCs/>
                <w:spacing w:val="-20"/>
                <w:sz w:val="30"/>
                <w:szCs w:val="30"/>
              </w:rPr>
              <w:t>生</w:t>
            </w:r>
            <w:r>
              <w:rPr>
                <w:rFonts w:ascii="楷体_GB2312" w:eastAsia="楷体_GB2312"/>
                <w:b/>
                <w:bCs/>
                <w:spacing w:val="-20"/>
                <w:sz w:val="30"/>
                <w:szCs w:val="30"/>
              </w:rPr>
              <w:t xml:space="preserve"> </w:t>
            </w:r>
            <w:r>
              <w:rPr>
                <w:rFonts w:ascii="楷体_GB2312" w:eastAsia="楷体_GB2312" w:hint="eastAsia"/>
                <w:b/>
                <w:bCs/>
                <w:spacing w:val="-20"/>
                <w:sz w:val="30"/>
                <w:szCs w:val="30"/>
              </w:rPr>
              <w:t>姓</w:t>
            </w:r>
            <w:r>
              <w:rPr>
                <w:rFonts w:ascii="楷体_GB2312" w:eastAsia="楷体_GB2312"/>
                <w:b/>
                <w:bCs/>
                <w:spacing w:val="-20"/>
                <w:sz w:val="30"/>
                <w:szCs w:val="30"/>
              </w:rPr>
              <w:t xml:space="preserve"> </w:t>
            </w:r>
            <w:r>
              <w:rPr>
                <w:rFonts w:ascii="楷体_GB2312" w:eastAsia="楷体_GB2312" w:hint="eastAsia"/>
                <w:b/>
                <w:bCs/>
                <w:spacing w:val="-20"/>
                <w:sz w:val="30"/>
                <w:szCs w:val="30"/>
              </w:rPr>
              <w:t>名</w:t>
            </w:r>
          </w:p>
        </w:tc>
        <w:tc>
          <w:tcPr>
            <w:tcW w:w="4536" w:type="dxa"/>
            <w:tcBorders>
              <w:bottom w:val="single" w:sz="12" w:space="0" w:color="auto"/>
            </w:tcBorders>
            <w:vAlign w:val="center"/>
          </w:tcPr>
          <w:p w14:paraId="3567027E" w14:textId="77777777" w:rsidR="00491264" w:rsidRDefault="00491264">
            <w:pPr>
              <w:jc w:val="center"/>
              <w:rPr>
                <w:rFonts w:eastAsia="楷体_GB2312"/>
                <w:b/>
                <w:bCs/>
                <w:spacing w:val="-20"/>
                <w:sz w:val="30"/>
                <w:szCs w:val="30"/>
              </w:rPr>
            </w:pPr>
          </w:p>
        </w:tc>
      </w:tr>
      <w:tr w:rsidR="00491264" w14:paraId="05A1498D" w14:textId="77777777">
        <w:trPr>
          <w:trHeight w:val="570"/>
          <w:jc w:val="center"/>
        </w:trPr>
        <w:tc>
          <w:tcPr>
            <w:tcW w:w="1838" w:type="dxa"/>
            <w:vAlign w:val="bottom"/>
          </w:tcPr>
          <w:p w14:paraId="21AB7206" w14:textId="77777777" w:rsidR="00491264" w:rsidRDefault="00A72FF7">
            <w:pPr>
              <w:jc w:val="distribute"/>
              <w:rPr>
                <w:rFonts w:ascii="楷体_GB2312" w:eastAsia="楷体_GB2312"/>
                <w:b/>
                <w:bCs/>
                <w:spacing w:val="-20"/>
                <w:sz w:val="30"/>
                <w:szCs w:val="30"/>
              </w:rPr>
            </w:pPr>
            <w:r>
              <w:rPr>
                <w:rFonts w:ascii="楷体_GB2312" w:eastAsia="楷体_GB2312" w:hint="eastAsia"/>
                <w:b/>
                <w:bCs/>
                <w:spacing w:val="-20"/>
                <w:sz w:val="30"/>
                <w:szCs w:val="30"/>
              </w:rPr>
              <w:t>学号</w:t>
            </w:r>
          </w:p>
        </w:tc>
        <w:tc>
          <w:tcPr>
            <w:tcW w:w="4536" w:type="dxa"/>
            <w:tcBorders>
              <w:top w:val="single" w:sz="12" w:space="0" w:color="auto"/>
              <w:bottom w:val="single" w:sz="12" w:space="0" w:color="auto"/>
            </w:tcBorders>
            <w:vAlign w:val="center"/>
          </w:tcPr>
          <w:p w14:paraId="49420AB3" w14:textId="77777777" w:rsidR="00491264" w:rsidRDefault="00491264">
            <w:pPr>
              <w:jc w:val="center"/>
              <w:rPr>
                <w:b/>
                <w:sz w:val="30"/>
                <w:szCs w:val="30"/>
              </w:rPr>
            </w:pPr>
          </w:p>
        </w:tc>
      </w:tr>
      <w:tr w:rsidR="00491264" w14:paraId="76C0F789" w14:textId="77777777">
        <w:trPr>
          <w:trHeight w:val="570"/>
          <w:jc w:val="center"/>
        </w:trPr>
        <w:tc>
          <w:tcPr>
            <w:tcW w:w="1838" w:type="dxa"/>
            <w:vAlign w:val="bottom"/>
          </w:tcPr>
          <w:p w14:paraId="178F5581" w14:textId="77777777" w:rsidR="00491264" w:rsidRDefault="00A72FF7">
            <w:pPr>
              <w:jc w:val="distribute"/>
              <w:rPr>
                <w:rFonts w:ascii="楷体_GB2312" w:eastAsia="楷体_GB2312"/>
                <w:b/>
                <w:bCs/>
                <w:spacing w:val="-20"/>
                <w:sz w:val="30"/>
                <w:szCs w:val="30"/>
              </w:rPr>
            </w:pPr>
            <w:r>
              <w:rPr>
                <w:rFonts w:ascii="楷体_GB2312" w:eastAsia="楷体_GB2312" w:hint="eastAsia"/>
                <w:b/>
                <w:bCs/>
                <w:spacing w:val="-20"/>
                <w:sz w:val="30"/>
                <w:szCs w:val="30"/>
              </w:rPr>
              <w:t>专业</w:t>
            </w:r>
          </w:p>
        </w:tc>
        <w:tc>
          <w:tcPr>
            <w:tcW w:w="4536" w:type="dxa"/>
            <w:tcBorders>
              <w:top w:val="single" w:sz="12" w:space="0" w:color="auto"/>
              <w:bottom w:val="single" w:sz="12" w:space="0" w:color="auto"/>
            </w:tcBorders>
            <w:vAlign w:val="center"/>
          </w:tcPr>
          <w:p w14:paraId="70D000F0" w14:textId="77777777" w:rsidR="00491264" w:rsidRDefault="00A72FF7">
            <w:pPr>
              <w:jc w:val="center"/>
              <w:rPr>
                <w:b/>
                <w:sz w:val="30"/>
                <w:szCs w:val="30"/>
              </w:rPr>
            </w:pPr>
            <w:r>
              <w:rPr>
                <w:rFonts w:eastAsia="楷体_GB2312" w:hint="eastAsia"/>
                <w:b/>
                <w:bCs/>
                <w:spacing w:val="-20"/>
                <w:sz w:val="30"/>
                <w:szCs w:val="30"/>
              </w:rPr>
              <w:t>人工智能</w:t>
            </w:r>
          </w:p>
        </w:tc>
      </w:tr>
      <w:tr w:rsidR="00491264" w14:paraId="75861AB8" w14:textId="77777777">
        <w:trPr>
          <w:trHeight w:val="570"/>
          <w:jc w:val="center"/>
        </w:trPr>
        <w:tc>
          <w:tcPr>
            <w:tcW w:w="1838" w:type="dxa"/>
            <w:vAlign w:val="bottom"/>
          </w:tcPr>
          <w:p w14:paraId="63E548D0" w14:textId="77777777" w:rsidR="00491264" w:rsidRDefault="00A72FF7">
            <w:pPr>
              <w:jc w:val="distribute"/>
              <w:rPr>
                <w:rFonts w:ascii="楷体_GB2312" w:eastAsia="楷体_GB2312"/>
                <w:b/>
                <w:bCs/>
                <w:spacing w:val="-20"/>
                <w:sz w:val="30"/>
                <w:szCs w:val="30"/>
              </w:rPr>
            </w:pPr>
            <w:r>
              <w:rPr>
                <w:rFonts w:ascii="楷体_GB2312" w:eastAsia="楷体_GB2312" w:hint="eastAsia"/>
                <w:b/>
                <w:bCs/>
                <w:spacing w:val="-20"/>
                <w:sz w:val="30"/>
                <w:szCs w:val="30"/>
              </w:rPr>
              <w:t>年级班级</w:t>
            </w:r>
          </w:p>
        </w:tc>
        <w:tc>
          <w:tcPr>
            <w:tcW w:w="4536" w:type="dxa"/>
            <w:tcBorders>
              <w:top w:val="single" w:sz="12" w:space="0" w:color="auto"/>
              <w:bottom w:val="single" w:sz="12" w:space="0" w:color="auto"/>
            </w:tcBorders>
            <w:vAlign w:val="center"/>
          </w:tcPr>
          <w:p w14:paraId="6E27521D" w14:textId="77777777" w:rsidR="00491264" w:rsidRDefault="00A72FF7">
            <w:pPr>
              <w:jc w:val="center"/>
              <w:rPr>
                <w:rFonts w:eastAsia="楷体_GB2312"/>
                <w:b/>
                <w:bCs/>
                <w:spacing w:val="-20"/>
                <w:sz w:val="30"/>
                <w:szCs w:val="30"/>
              </w:rPr>
            </w:pPr>
            <w:r>
              <w:rPr>
                <w:rFonts w:eastAsia="楷体_GB2312" w:hint="eastAsia"/>
                <w:b/>
                <w:bCs/>
                <w:spacing w:val="-20"/>
                <w:sz w:val="30"/>
                <w:szCs w:val="30"/>
              </w:rPr>
              <w:t>2</w:t>
            </w:r>
            <w:r>
              <w:rPr>
                <w:rFonts w:eastAsia="楷体_GB2312"/>
                <w:b/>
                <w:bCs/>
                <w:spacing w:val="-20"/>
                <w:sz w:val="30"/>
                <w:szCs w:val="30"/>
              </w:rPr>
              <w:t>020</w:t>
            </w:r>
            <w:r>
              <w:rPr>
                <w:rFonts w:eastAsia="楷体_GB2312"/>
                <w:b/>
                <w:bCs/>
                <w:spacing w:val="-20"/>
                <w:sz w:val="30"/>
                <w:szCs w:val="30"/>
              </w:rPr>
              <w:t>级</w:t>
            </w:r>
            <w:r>
              <w:rPr>
                <w:rFonts w:eastAsia="楷体_GB2312" w:hint="eastAsia"/>
                <w:b/>
                <w:bCs/>
                <w:spacing w:val="-20"/>
                <w:sz w:val="30"/>
                <w:szCs w:val="30"/>
              </w:rPr>
              <w:t>X</w:t>
            </w:r>
            <w:r>
              <w:rPr>
                <w:rFonts w:eastAsia="楷体_GB2312" w:hint="eastAsia"/>
                <w:b/>
                <w:bCs/>
                <w:spacing w:val="-20"/>
                <w:sz w:val="30"/>
                <w:szCs w:val="30"/>
              </w:rPr>
              <w:t>班</w:t>
            </w:r>
          </w:p>
        </w:tc>
      </w:tr>
      <w:tr w:rsidR="00491264" w14:paraId="09D3EB78" w14:textId="77777777">
        <w:trPr>
          <w:trHeight w:val="570"/>
          <w:jc w:val="center"/>
        </w:trPr>
        <w:tc>
          <w:tcPr>
            <w:tcW w:w="1838" w:type="dxa"/>
            <w:vAlign w:val="bottom"/>
          </w:tcPr>
          <w:p w14:paraId="34BBEC2C" w14:textId="77777777" w:rsidR="00491264" w:rsidRDefault="00A72FF7">
            <w:pPr>
              <w:jc w:val="distribute"/>
              <w:rPr>
                <w:rFonts w:ascii="楷体_GB2312" w:eastAsia="楷体_GB2312"/>
                <w:b/>
                <w:bCs/>
                <w:spacing w:val="-20"/>
                <w:sz w:val="30"/>
                <w:szCs w:val="30"/>
              </w:rPr>
            </w:pPr>
            <w:r>
              <w:rPr>
                <w:rFonts w:ascii="楷体_GB2312" w:eastAsia="楷体_GB2312" w:hint="eastAsia"/>
                <w:b/>
                <w:bCs/>
                <w:spacing w:val="-20"/>
                <w:sz w:val="30"/>
                <w:szCs w:val="30"/>
              </w:rPr>
              <w:t>指导教师</w:t>
            </w:r>
          </w:p>
        </w:tc>
        <w:tc>
          <w:tcPr>
            <w:tcW w:w="4536" w:type="dxa"/>
            <w:tcBorders>
              <w:top w:val="single" w:sz="12" w:space="0" w:color="auto"/>
              <w:bottom w:val="single" w:sz="12" w:space="0" w:color="auto"/>
            </w:tcBorders>
            <w:vAlign w:val="center"/>
          </w:tcPr>
          <w:p w14:paraId="28601A0B" w14:textId="77777777" w:rsidR="00491264" w:rsidRDefault="00A72FF7">
            <w:pPr>
              <w:jc w:val="center"/>
              <w:rPr>
                <w:rFonts w:eastAsia="楷体_GB2312"/>
                <w:b/>
                <w:bCs/>
                <w:spacing w:val="-20"/>
                <w:sz w:val="30"/>
                <w:szCs w:val="30"/>
              </w:rPr>
            </w:pPr>
            <w:r>
              <w:rPr>
                <w:rFonts w:eastAsia="楷体_GB2312" w:hint="eastAsia"/>
                <w:b/>
                <w:bCs/>
                <w:spacing w:val="-20"/>
                <w:sz w:val="30"/>
                <w:szCs w:val="30"/>
              </w:rPr>
              <w:t>（</w:t>
            </w:r>
            <w:sdt>
              <w:sdtPr>
                <w:rPr>
                  <w:rFonts w:eastAsia="楷体_GB2312" w:hint="eastAsia"/>
                  <w:b/>
                  <w:bCs/>
                  <w:spacing w:val="-20"/>
                  <w:sz w:val="30"/>
                  <w:szCs w:val="30"/>
                </w:rPr>
                <w:alias w:val="职称"/>
                <w:tag w:val="职称"/>
                <w:id w:val="1654561631"/>
                <w:placeholder>
                  <w:docPart w:val="6A449DF8097B4243817425342A19D2A2"/>
                </w:placeholder>
                <w:showingPlcHdr/>
                <w:dropDownList>
                  <w:listItem w:displayText="讲师" w:value="讲师"/>
                  <w:listItem w:displayText="副教授" w:value="副教授"/>
                  <w:listItem w:displayText="教授" w:value="教授"/>
                  <w:listItem w:displayText="助教" w:value="助教"/>
                </w:dropDownList>
              </w:sdtPr>
              <w:sdtContent>
                <w:r>
                  <w:rPr>
                    <w:rStyle w:val="afa"/>
                  </w:rPr>
                  <w:t>选择一项。</w:t>
                </w:r>
              </w:sdtContent>
            </w:sdt>
            <w:r>
              <w:rPr>
                <w:rFonts w:eastAsia="楷体_GB2312" w:hint="eastAsia"/>
                <w:b/>
                <w:bCs/>
                <w:spacing w:val="-20"/>
                <w:sz w:val="30"/>
                <w:szCs w:val="30"/>
              </w:rPr>
              <w:t>）</w:t>
            </w:r>
          </w:p>
        </w:tc>
      </w:tr>
      <w:tr w:rsidR="00491264" w14:paraId="5F4B838B" w14:textId="77777777">
        <w:trPr>
          <w:trHeight w:val="570"/>
          <w:jc w:val="center"/>
        </w:trPr>
        <w:tc>
          <w:tcPr>
            <w:tcW w:w="1838" w:type="dxa"/>
            <w:vAlign w:val="bottom"/>
          </w:tcPr>
          <w:p w14:paraId="21FD1B69" w14:textId="77777777" w:rsidR="00491264" w:rsidRDefault="00A72FF7">
            <w:pPr>
              <w:jc w:val="distribute"/>
              <w:rPr>
                <w:rFonts w:ascii="楷体_GB2312" w:eastAsia="楷体_GB2312"/>
                <w:b/>
                <w:bCs/>
                <w:spacing w:val="-20"/>
                <w:sz w:val="30"/>
                <w:szCs w:val="30"/>
              </w:rPr>
            </w:pPr>
            <w:r>
              <w:rPr>
                <w:rFonts w:ascii="楷体_GB2312" w:eastAsia="楷体_GB2312" w:hint="eastAsia"/>
                <w:b/>
                <w:bCs/>
                <w:spacing w:val="-20"/>
                <w:sz w:val="30"/>
                <w:szCs w:val="30"/>
              </w:rPr>
              <w:t>所在学院</w:t>
            </w:r>
          </w:p>
        </w:tc>
        <w:tc>
          <w:tcPr>
            <w:tcW w:w="4536" w:type="dxa"/>
            <w:tcBorders>
              <w:top w:val="single" w:sz="12" w:space="0" w:color="auto"/>
              <w:bottom w:val="single" w:sz="12" w:space="0" w:color="auto"/>
            </w:tcBorders>
            <w:vAlign w:val="center"/>
          </w:tcPr>
          <w:p w14:paraId="06114332" w14:textId="77777777" w:rsidR="00491264" w:rsidRDefault="00A72FF7">
            <w:pPr>
              <w:jc w:val="center"/>
              <w:rPr>
                <w:rFonts w:eastAsia="楷体_GB2312"/>
                <w:b/>
                <w:bCs/>
                <w:color w:val="70AD47" w:themeColor="accent6"/>
                <w:spacing w:val="-20"/>
                <w:sz w:val="30"/>
                <w:szCs w:val="30"/>
              </w:rPr>
            </w:pPr>
            <w:r>
              <w:rPr>
                <w:rFonts w:eastAsia="楷体_GB2312" w:hint="eastAsia"/>
                <w:b/>
                <w:bCs/>
                <w:spacing w:val="-20"/>
                <w:sz w:val="30"/>
                <w:szCs w:val="30"/>
              </w:rPr>
              <w:t>人工智能学院</w:t>
            </w:r>
          </w:p>
        </w:tc>
      </w:tr>
      <w:tr w:rsidR="00491264" w14:paraId="244DB918" w14:textId="77777777">
        <w:trPr>
          <w:trHeight w:val="570"/>
          <w:jc w:val="center"/>
        </w:trPr>
        <w:tc>
          <w:tcPr>
            <w:tcW w:w="1838" w:type="dxa"/>
            <w:vAlign w:val="bottom"/>
          </w:tcPr>
          <w:p w14:paraId="6F02560B" w14:textId="77777777" w:rsidR="00491264" w:rsidRDefault="00A72FF7">
            <w:pPr>
              <w:jc w:val="distribute"/>
              <w:rPr>
                <w:rFonts w:ascii="楷体_GB2312" w:eastAsia="楷体_GB2312"/>
                <w:b/>
                <w:bCs/>
                <w:sz w:val="30"/>
              </w:rPr>
            </w:pPr>
            <w:r>
              <w:rPr>
                <w:rFonts w:ascii="楷体_GB2312" w:eastAsia="楷体_GB2312" w:hint="eastAsia"/>
                <w:b/>
                <w:bCs/>
                <w:spacing w:val="-20"/>
                <w:sz w:val="30"/>
                <w:szCs w:val="30"/>
              </w:rPr>
              <w:t>提交日期</w:t>
            </w:r>
          </w:p>
        </w:tc>
        <w:tc>
          <w:tcPr>
            <w:tcW w:w="4536" w:type="dxa"/>
            <w:tcBorders>
              <w:top w:val="single" w:sz="12" w:space="0" w:color="auto"/>
              <w:bottom w:val="single" w:sz="12" w:space="0" w:color="auto"/>
            </w:tcBorders>
            <w:vAlign w:val="center"/>
          </w:tcPr>
          <w:p w14:paraId="47ABC913" w14:textId="77777777" w:rsidR="00491264" w:rsidRDefault="00A72FF7">
            <w:pPr>
              <w:jc w:val="center"/>
              <w:rPr>
                <w:rFonts w:eastAsia="楷体_GB2312"/>
                <w:b/>
                <w:bCs/>
                <w:color w:val="70AD47" w:themeColor="accent6"/>
                <w:spacing w:val="-20"/>
                <w:sz w:val="30"/>
                <w:szCs w:val="30"/>
              </w:rPr>
            </w:pPr>
            <w:sdt>
              <w:sdtPr>
                <w:rPr>
                  <w:rFonts w:eastAsia="楷体_GB2312" w:hint="eastAsia"/>
                  <w:b/>
                  <w:bCs/>
                  <w:spacing w:val="-20"/>
                  <w:sz w:val="30"/>
                  <w:szCs w:val="30"/>
                </w:rPr>
                <w:alias w:val="提交日期"/>
                <w:tag w:val="提交日期"/>
                <w:id w:val="125893517"/>
                <w:placeholder>
                  <w:docPart w:val="9768A02CD7E34FB6ACB51D10362FFBDD"/>
                </w:placeholder>
                <w:showingPlcHdr/>
                <w:date>
                  <w:dateFormat w:val="yyyy年M月d日"/>
                  <w:lid w:val="zh-CN"/>
                  <w:storeMappedDataAs w:val="dateTime"/>
                  <w:calendar w:val="gregorian"/>
                </w:date>
              </w:sdtPr>
              <w:sdtContent>
                <w:r>
                  <w:rPr>
                    <w:rStyle w:val="afa"/>
                  </w:rPr>
                  <w:t>单击此处输入日期。</w:t>
                </w:r>
              </w:sdtContent>
            </w:sdt>
          </w:p>
        </w:tc>
      </w:tr>
    </w:tbl>
    <w:p w14:paraId="54C2835E" w14:textId="77777777" w:rsidR="00491264" w:rsidRDefault="00491264">
      <w:pPr>
        <w:jc w:val="center"/>
        <w:rPr>
          <w:rFonts w:eastAsia="华文中宋" w:hAnsi="华文中宋" w:hint="eastAsia"/>
          <w:sz w:val="30"/>
          <w:szCs w:val="30"/>
        </w:rPr>
      </w:pPr>
    </w:p>
    <w:p w14:paraId="45368916" w14:textId="77777777" w:rsidR="00491264" w:rsidRDefault="00A72FF7">
      <w:pPr>
        <w:jc w:val="center"/>
        <w:rPr>
          <w:rFonts w:eastAsia="华文中宋"/>
          <w:sz w:val="30"/>
          <w:szCs w:val="30"/>
        </w:rPr>
      </w:pPr>
      <w:r>
        <w:rPr>
          <w:rFonts w:eastAsia="华文中宋" w:hAnsi="华文中宋"/>
          <w:sz w:val="30"/>
          <w:szCs w:val="30"/>
        </w:rPr>
        <w:t xml:space="preserve">2024 </w:t>
      </w:r>
      <w:r>
        <w:rPr>
          <w:rFonts w:eastAsia="华文中宋" w:hAnsi="华文中宋"/>
          <w:sz w:val="30"/>
          <w:szCs w:val="30"/>
        </w:rPr>
        <w:t>年</w:t>
      </w:r>
      <w:r>
        <w:rPr>
          <w:rFonts w:eastAsia="华文中宋" w:hAnsi="华文中宋" w:hint="eastAsia"/>
          <w:sz w:val="30"/>
          <w:szCs w:val="30"/>
        </w:rPr>
        <w:t xml:space="preserve"> 3</w:t>
      </w:r>
      <w:r>
        <w:rPr>
          <w:rFonts w:eastAsia="华文中宋" w:hAnsi="华文中宋"/>
          <w:sz w:val="30"/>
          <w:szCs w:val="30"/>
        </w:rPr>
        <w:t xml:space="preserve"> </w:t>
      </w:r>
      <w:r>
        <w:rPr>
          <w:rFonts w:eastAsia="华文中宋" w:hAnsi="华文中宋"/>
          <w:sz w:val="30"/>
          <w:szCs w:val="30"/>
        </w:rPr>
        <w:t>月</w:t>
      </w:r>
    </w:p>
    <w:p w14:paraId="5835E5F6" w14:textId="77777777" w:rsidR="00491264" w:rsidRDefault="00A72FF7">
      <w:pPr>
        <w:pStyle w:val="a0"/>
        <w:ind w:firstLineChars="0" w:firstLine="0"/>
        <w:jc w:val="center"/>
        <w:rPr>
          <w:rFonts w:eastAsia="华文中宋" w:hAnsi="华文中宋" w:hint="eastAsia"/>
          <w:sz w:val="30"/>
          <w:szCs w:val="30"/>
        </w:rPr>
      </w:pPr>
      <w:r>
        <w:rPr>
          <w:rFonts w:eastAsia="华文中宋" w:hAnsi="华文中宋"/>
          <w:sz w:val="30"/>
          <w:szCs w:val="30"/>
        </w:rPr>
        <w:t>成都信息工程</w:t>
      </w:r>
      <w:r>
        <w:rPr>
          <w:rFonts w:eastAsia="华文中宋" w:hAnsi="华文中宋" w:hint="eastAsia"/>
          <w:sz w:val="30"/>
          <w:szCs w:val="30"/>
        </w:rPr>
        <w:t>大学</w:t>
      </w:r>
      <w:r>
        <w:rPr>
          <w:rFonts w:eastAsia="华文中宋" w:hAnsi="华文中宋" w:hint="eastAsia"/>
          <w:sz w:val="30"/>
          <w:szCs w:val="30"/>
        </w:rPr>
        <w:t xml:space="preserve"> </w:t>
      </w:r>
      <w:r>
        <w:rPr>
          <w:rFonts w:eastAsia="华文中宋" w:hAnsi="华文中宋" w:hint="eastAsia"/>
          <w:sz w:val="30"/>
          <w:szCs w:val="30"/>
        </w:rPr>
        <w:t>人工智能学</w:t>
      </w:r>
      <w:r>
        <w:rPr>
          <w:rFonts w:eastAsia="华文中宋" w:hAnsi="华文中宋"/>
          <w:sz w:val="30"/>
          <w:szCs w:val="30"/>
        </w:rPr>
        <w:t>院</w:t>
      </w:r>
    </w:p>
    <w:p w14:paraId="26C3E775" w14:textId="77777777" w:rsidR="00491264" w:rsidRDefault="00491264">
      <w:pPr>
        <w:pStyle w:val="a0"/>
        <w:ind w:firstLineChars="0" w:firstLine="0"/>
        <w:jc w:val="center"/>
        <w:rPr>
          <w:rFonts w:eastAsia="华文中宋" w:hAnsi="华文中宋" w:hint="eastAsia"/>
          <w:sz w:val="30"/>
          <w:szCs w:val="30"/>
        </w:rPr>
        <w:sectPr w:rsidR="00491264">
          <w:headerReference w:type="default" r:id="rId9"/>
          <w:footerReference w:type="default" r:id="rId10"/>
          <w:pgSz w:w="11906" w:h="16838"/>
          <w:pgMar w:top="1440" w:right="1797" w:bottom="1440" w:left="1797" w:header="851" w:footer="992" w:gutter="0"/>
          <w:cols w:space="425"/>
          <w:titlePg/>
          <w:docGrid w:type="lines" w:linePitch="312"/>
        </w:sectPr>
      </w:pPr>
    </w:p>
    <w:p w14:paraId="44934C38" w14:textId="77777777" w:rsidR="00491264" w:rsidRDefault="00A72FF7">
      <w:pPr>
        <w:pStyle w:val="ad"/>
      </w:pPr>
      <w:bookmarkStart w:id="0" w:name="_Toc511421008"/>
      <w:r>
        <w:lastRenderedPageBreak/>
        <w:t>目录</w:t>
      </w:r>
      <w:bookmarkEnd w:id="0"/>
    </w:p>
    <w:p w14:paraId="61DFDC94" w14:textId="77777777" w:rsidR="00491264" w:rsidRDefault="00A72FF7">
      <w:pPr>
        <w:pStyle w:val="TOC1"/>
        <w:rPr>
          <w:rFonts w:asciiTheme="minorHAnsi" w:eastAsiaTheme="minorEastAsia" w:hAnsiTheme="minorHAnsi" w:hint="eastAsia"/>
          <w:szCs w:val="22"/>
        </w:rPr>
      </w:pPr>
      <w:r>
        <w:rPr>
          <w:rFonts w:eastAsia="华文中宋" w:hAnsi="华文中宋"/>
          <w:sz w:val="30"/>
          <w:szCs w:val="30"/>
        </w:rPr>
        <w:fldChar w:fldCharType="begin"/>
      </w:r>
      <w:r>
        <w:rPr>
          <w:rFonts w:eastAsia="华文中宋" w:hAnsi="华文中宋"/>
          <w:sz w:val="30"/>
          <w:szCs w:val="30"/>
        </w:rPr>
        <w:instrText xml:space="preserve"> </w:instrText>
      </w:r>
      <w:r>
        <w:rPr>
          <w:rFonts w:eastAsia="华文中宋" w:hAnsi="华文中宋" w:hint="eastAsia"/>
          <w:sz w:val="30"/>
          <w:szCs w:val="30"/>
        </w:rPr>
        <w:instrText>TOC \o "2-3" \h \z \t "</w:instrText>
      </w:r>
      <w:r>
        <w:rPr>
          <w:rFonts w:eastAsia="华文中宋" w:hAnsi="华文中宋" w:hint="eastAsia"/>
          <w:sz w:val="30"/>
          <w:szCs w:val="30"/>
        </w:rPr>
        <w:instrText>标题</w:instrText>
      </w:r>
      <w:r>
        <w:rPr>
          <w:rFonts w:eastAsia="华文中宋" w:hAnsi="华文中宋" w:hint="eastAsia"/>
          <w:sz w:val="30"/>
          <w:szCs w:val="30"/>
        </w:rPr>
        <w:instrText xml:space="preserve"> 1,1,</w:instrText>
      </w:r>
      <w:r>
        <w:rPr>
          <w:rFonts w:eastAsia="华文中宋" w:hAnsi="华文中宋" w:hint="eastAsia"/>
          <w:sz w:val="30"/>
          <w:szCs w:val="30"/>
        </w:rPr>
        <w:instrText>参考文献</w:instrText>
      </w:r>
      <w:r>
        <w:rPr>
          <w:rFonts w:eastAsia="华文中宋" w:hAnsi="华文中宋" w:hint="eastAsia"/>
          <w:sz w:val="30"/>
          <w:szCs w:val="30"/>
        </w:rPr>
        <w:instrText>,1,</w:instrText>
      </w:r>
      <w:r>
        <w:rPr>
          <w:rFonts w:eastAsia="华文中宋" w:hAnsi="华文中宋" w:hint="eastAsia"/>
          <w:sz w:val="30"/>
          <w:szCs w:val="30"/>
        </w:rPr>
        <w:instrText>附录标识</w:instrText>
      </w:r>
      <w:r>
        <w:rPr>
          <w:rFonts w:eastAsia="华文中宋" w:hAnsi="华文中宋" w:hint="eastAsia"/>
          <w:sz w:val="30"/>
          <w:szCs w:val="30"/>
        </w:rPr>
        <w:instrText>,1"</w:instrText>
      </w:r>
      <w:r>
        <w:rPr>
          <w:rFonts w:eastAsia="华文中宋" w:hAnsi="华文中宋"/>
          <w:sz w:val="30"/>
          <w:szCs w:val="30"/>
        </w:rPr>
        <w:instrText xml:space="preserve"> </w:instrText>
      </w:r>
      <w:r>
        <w:rPr>
          <w:rFonts w:eastAsia="华文中宋" w:hAnsi="华文中宋"/>
          <w:sz w:val="30"/>
          <w:szCs w:val="30"/>
        </w:rPr>
        <w:fldChar w:fldCharType="separate"/>
      </w:r>
      <w:hyperlink w:anchor="_Toc20263087" w:history="1">
        <w:r w:rsidR="00491264">
          <w:rPr>
            <w:rStyle w:val="af3"/>
          </w:rPr>
          <w:t>1</w:t>
        </w:r>
        <w:r w:rsidR="00491264">
          <w:rPr>
            <w:rFonts w:asciiTheme="minorHAnsi" w:eastAsiaTheme="minorEastAsia" w:hAnsiTheme="minorHAnsi"/>
            <w:szCs w:val="22"/>
          </w:rPr>
          <w:tab/>
        </w:r>
        <w:r w:rsidR="00491264">
          <w:rPr>
            <w:rStyle w:val="af3"/>
          </w:rPr>
          <w:t>引言</w:t>
        </w:r>
        <w:r w:rsidR="00491264">
          <w:tab/>
        </w:r>
        <w:r w:rsidR="00491264">
          <w:fldChar w:fldCharType="begin"/>
        </w:r>
        <w:r w:rsidR="00491264">
          <w:instrText xml:space="preserve"> PAGEREF _Toc20263087 \h </w:instrText>
        </w:r>
        <w:r w:rsidR="00491264">
          <w:fldChar w:fldCharType="separate"/>
        </w:r>
        <w:r w:rsidR="00491264">
          <w:t>- 1 -</w:t>
        </w:r>
        <w:r w:rsidR="00491264">
          <w:fldChar w:fldCharType="end"/>
        </w:r>
      </w:hyperlink>
    </w:p>
    <w:p w14:paraId="641E0A9B" w14:textId="77777777" w:rsidR="00491264" w:rsidRDefault="00491264">
      <w:pPr>
        <w:pStyle w:val="TOC2"/>
        <w:rPr>
          <w:rFonts w:asciiTheme="minorHAnsi" w:eastAsiaTheme="minorEastAsia" w:hAnsiTheme="minorHAnsi" w:hint="eastAsia"/>
          <w:szCs w:val="22"/>
        </w:rPr>
      </w:pPr>
      <w:hyperlink w:anchor="_Toc20263088" w:history="1">
        <w:r>
          <w:rPr>
            <w:rStyle w:val="af3"/>
          </w:rPr>
          <w:t>1.1</w:t>
        </w:r>
        <w:r>
          <w:rPr>
            <w:rFonts w:asciiTheme="minorHAnsi" w:eastAsiaTheme="minorEastAsia" w:hAnsiTheme="minorHAnsi"/>
            <w:szCs w:val="22"/>
          </w:rPr>
          <w:tab/>
        </w:r>
        <w:r>
          <w:rPr>
            <w:rStyle w:val="af3"/>
          </w:rPr>
          <w:t>编写目的</w:t>
        </w:r>
        <w:r>
          <w:tab/>
        </w:r>
        <w:r>
          <w:fldChar w:fldCharType="begin"/>
        </w:r>
        <w:r>
          <w:instrText xml:space="preserve"> PAGEREF _Toc20263088 \h </w:instrText>
        </w:r>
        <w:r>
          <w:fldChar w:fldCharType="separate"/>
        </w:r>
        <w:r>
          <w:t>- 1 -</w:t>
        </w:r>
        <w:r>
          <w:fldChar w:fldCharType="end"/>
        </w:r>
      </w:hyperlink>
    </w:p>
    <w:p w14:paraId="6F89CB46" w14:textId="77777777" w:rsidR="00491264" w:rsidRDefault="00491264">
      <w:pPr>
        <w:pStyle w:val="TOC2"/>
        <w:rPr>
          <w:rFonts w:asciiTheme="minorHAnsi" w:eastAsiaTheme="minorEastAsia" w:hAnsiTheme="minorHAnsi" w:hint="eastAsia"/>
          <w:szCs w:val="22"/>
        </w:rPr>
      </w:pPr>
      <w:hyperlink w:anchor="_Toc20263089" w:history="1">
        <w:r>
          <w:rPr>
            <w:rStyle w:val="af3"/>
          </w:rPr>
          <w:t>1.2</w:t>
        </w:r>
        <w:r>
          <w:rPr>
            <w:rFonts w:asciiTheme="minorHAnsi" w:eastAsiaTheme="minorEastAsia" w:hAnsiTheme="minorHAnsi"/>
            <w:szCs w:val="22"/>
          </w:rPr>
          <w:tab/>
        </w:r>
        <w:r>
          <w:rPr>
            <w:rStyle w:val="af3"/>
          </w:rPr>
          <w:t>背景</w:t>
        </w:r>
        <w:r>
          <w:tab/>
        </w:r>
        <w:r>
          <w:fldChar w:fldCharType="begin"/>
        </w:r>
        <w:r>
          <w:instrText xml:space="preserve"> PAGEREF _Toc20263089 \h </w:instrText>
        </w:r>
        <w:r>
          <w:fldChar w:fldCharType="separate"/>
        </w:r>
        <w:r>
          <w:t>- 1 -</w:t>
        </w:r>
        <w:r>
          <w:fldChar w:fldCharType="end"/>
        </w:r>
      </w:hyperlink>
    </w:p>
    <w:p w14:paraId="14483D02" w14:textId="77777777" w:rsidR="00491264" w:rsidRDefault="00491264">
      <w:pPr>
        <w:pStyle w:val="TOC2"/>
        <w:rPr>
          <w:rFonts w:asciiTheme="minorHAnsi" w:eastAsiaTheme="minorEastAsia" w:hAnsiTheme="minorHAnsi" w:hint="eastAsia"/>
          <w:szCs w:val="22"/>
        </w:rPr>
      </w:pPr>
      <w:hyperlink w:anchor="_Toc20263090" w:history="1">
        <w:r>
          <w:rPr>
            <w:rStyle w:val="af3"/>
          </w:rPr>
          <w:t>1.3</w:t>
        </w:r>
        <w:r>
          <w:rPr>
            <w:rFonts w:asciiTheme="minorHAnsi" w:eastAsiaTheme="minorEastAsia" w:hAnsiTheme="minorHAnsi"/>
            <w:szCs w:val="22"/>
          </w:rPr>
          <w:tab/>
        </w:r>
        <w:r>
          <w:rPr>
            <w:rStyle w:val="af3"/>
          </w:rPr>
          <w:t>术语</w:t>
        </w:r>
        <w:r>
          <w:tab/>
        </w:r>
        <w:r>
          <w:fldChar w:fldCharType="begin"/>
        </w:r>
        <w:r>
          <w:instrText xml:space="preserve"> PAGEREF _Toc20263090 \h </w:instrText>
        </w:r>
        <w:r>
          <w:fldChar w:fldCharType="separate"/>
        </w:r>
        <w:r>
          <w:t>- 1 -</w:t>
        </w:r>
        <w:r>
          <w:fldChar w:fldCharType="end"/>
        </w:r>
      </w:hyperlink>
    </w:p>
    <w:p w14:paraId="325943E1" w14:textId="77777777" w:rsidR="00491264" w:rsidRDefault="00491264">
      <w:pPr>
        <w:pStyle w:val="TOC2"/>
        <w:rPr>
          <w:rFonts w:asciiTheme="minorHAnsi" w:eastAsiaTheme="minorEastAsia" w:hAnsiTheme="minorHAnsi" w:hint="eastAsia"/>
          <w:szCs w:val="22"/>
        </w:rPr>
      </w:pPr>
      <w:hyperlink w:anchor="_Toc20263091" w:history="1">
        <w:r>
          <w:rPr>
            <w:rStyle w:val="af3"/>
          </w:rPr>
          <w:t>1.4</w:t>
        </w:r>
        <w:r>
          <w:rPr>
            <w:rFonts w:asciiTheme="minorHAnsi" w:eastAsiaTheme="minorEastAsia" w:hAnsiTheme="minorHAnsi"/>
            <w:szCs w:val="22"/>
          </w:rPr>
          <w:tab/>
        </w:r>
        <w:r>
          <w:rPr>
            <w:rStyle w:val="af3"/>
          </w:rPr>
          <w:t>参考资料</w:t>
        </w:r>
        <w:r>
          <w:tab/>
        </w:r>
        <w:r>
          <w:fldChar w:fldCharType="begin"/>
        </w:r>
        <w:r>
          <w:instrText xml:space="preserve"> PAGEREF _Toc20263091 \h </w:instrText>
        </w:r>
        <w:r>
          <w:fldChar w:fldCharType="separate"/>
        </w:r>
        <w:r>
          <w:t>- 1 -</w:t>
        </w:r>
        <w:r>
          <w:fldChar w:fldCharType="end"/>
        </w:r>
      </w:hyperlink>
    </w:p>
    <w:p w14:paraId="258DD386" w14:textId="77777777" w:rsidR="00491264" w:rsidRDefault="00491264">
      <w:pPr>
        <w:pStyle w:val="TOC1"/>
        <w:rPr>
          <w:rFonts w:asciiTheme="minorHAnsi" w:eastAsiaTheme="minorEastAsia" w:hAnsiTheme="minorHAnsi" w:hint="eastAsia"/>
          <w:szCs w:val="22"/>
        </w:rPr>
      </w:pPr>
      <w:hyperlink w:anchor="_Toc20263092" w:history="1">
        <w:r>
          <w:rPr>
            <w:rStyle w:val="af3"/>
          </w:rPr>
          <w:t>2</w:t>
        </w:r>
        <w:r>
          <w:rPr>
            <w:rFonts w:asciiTheme="minorHAnsi" w:eastAsiaTheme="minorEastAsia" w:hAnsiTheme="minorHAnsi"/>
            <w:szCs w:val="22"/>
          </w:rPr>
          <w:tab/>
        </w:r>
        <w:r>
          <w:rPr>
            <w:rStyle w:val="af3"/>
          </w:rPr>
          <w:t>总体设计</w:t>
        </w:r>
        <w:r>
          <w:tab/>
        </w:r>
        <w:r>
          <w:fldChar w:fldCharType="begin"/>
        </w:r>
        <w:r>
          <w:instrText xml:space="preserve"> PAGEREF _Toc20263092 \h </w:instrText>
        </w:r>
        <w:r>
          <w:fldChar w:fldCharType="separate"/>
        </w:r>
        <w:r>
          <w:t>- 1 -</w:t>
        </w:r>
        <w:r>
          <w:fldChar w:fldCharType="end"/>
        </w:r>
      </w:hyperlink>
    </w:p>
    <w:p w14:paraId="4CF88BC7" w14:textId="77777777" w:rsidR="00491264" w:rsidRDefault="00491264">
      <w:pPr>
        <w:pStyle w:val="TOC2"/>
        <w:rPr>
          <w:rFonts w:asciiTheme="minorHAnsi" w:eastAsiaTheme="minorEastAsia" w:hAnsiTheme="minorHAnsi" w:hint="eastAsia"/>
          <w:szCs w:val="22"/>
        </w:rPr>
      </w:pPr>
      <w:hyperlink w:anchor="_Toc20263093" w:history="1">
        <w:r>
          <w:rPr>
            <w:rStyle w:val="af3"/>
          </w:rPr>
          <w:t>2.1</w:t>
        </w:r>
        <w:r>
          <w:rPr>
            <w:rFonts w:asciiTheme="minorHAnsi" w:eastAsiaTheme="minorEastAsia" w:hAnsiTheme="minorHAnsi"/>
            <w:szCs w:val="22"/>
          </w:rPr>
          <w:tab/>
        </w:r>
        <w:r>
          <w:rPr>
            <w:rStyle w:val="af3"/>
          </w:rPr>
          <w:t>系统体系结构</w:t>
        </w:r>
        <w:r>
          <w:tab/>
        </w:r>
        <w:r>
          <w:fldChar w:fldCharType="begin"/>
        </w:r>
        <w:r>
          <w:instrText xml:space="preserve"> PAGEREF _Toc20263093 \h </w:instrText>
        </w:r>
        <w:r>
          <w:fldChar w:fldCharType="separate"/>
        </w:r>
        <w:r>
          <w:t>- 1 -</w:t>
        </w:r>
        <w:r>
          <w:fldChar w:fldCharType="end"/>
        </w:r>
      </w:hyperlink>
    </w:p>
    <w:p w14:paraId="761731CC" w14:textId="77777777" w:rsidR="00491264" w:rsidRDefault="00491264">
      <w:pPr>
        <w:pStyle w:val="TOC2"/>
        <w:rPr>
          <w:rFonts w:asciiTheme="minorHAnsi" w:eastAsiaTheme="minorEastAsia" w:hAnsiTheme="minorHAnsi" w:hint="eastAsia"/>
          <w:szCs w:val="22"/>
        </w:rPr>
      </w:pPr>
      <w:hyperlink w:anchor="_Toc20263094" w:history="1">
        <w:r>
          <w:rPr>
            <w:rStyle w:val="af3"/>
          </w:rPr>
          <w:t>2.2</w:t>
        </w:r>
        <w:r>
          <w:rPr>
            <w:rFonts w:asciiTheme="minorHAnsi" w:eastAsiaTheme="minorEastAsia" w:hAnsiTheme="minorHAnsi"/>
            <w:szCs w:val="22"/>
          </w:rPr>
          <w:tab/>
        </w:r>
        <w:r>
          <w:rPr>
            <w:rStyle w:val="af3"/>
          </w:rPr>
          <w:t>系统总体功能结构</w:t>
        </w:r>
        <w:r>
          <w:tab/>
        </w:r>
        <w:r>
          <w:fldChar w:fldCharType="begin"/>
        </w:r>
        <w:r>
          <w:instrText xml:space="preserve"> PAGEREF _Toc20263094 \h </w:instrText>
        </w:r>
        <w:r>
          <w:fldChar w:fldCharType="separate"/>
        </w:r>
        <w:r>
          <w:t>- 2 -</w:t>
        </w:r>
        <w:r>
          <w:fldChar w:fldCharType="end"/>
        </w:r>
      </w:hyperlink>
    </w:p>
    <w:p w14:paraId="72DE5D83" w14:textId="77777777" w:rsidR="00491264" w:rsidRDefault="00491264">
      <w:pPr>
        <w:pStyle w:val="TOC2"/>
        <w:rPr>
          <w:rFonts w:asciiTheme="minorHAnsi" w:eastAsiaTheme="minorEastAsia" w:hAnsiTheme="minorHAnsi" w:hint="eastAsia"/>
          <w:szCs w:val="22"/>
        </w:rPr>
      </w:pPr>
      <w:hyperlink w:anchor="_Toc20263095" w:history="1">
        <w:r>
          <w:rPr>
            <w:rStyle w:val="af3"/>
          </w:rPr>
          <w:t>2.3</w:t>
        </w:r>
        <w:r>
          <w:rPr>
            <w:rFonts w:asciiTheme="minorHAnsi" w:eastAsiaTheme="minorEastAsia" w:hAnsiTheme="minorHAnsi"/>
            <w:szCs w:val="22"/>
          </w:rPr>
          <w:tab/>
        </w:r>
        <w:r>
          <w:rPr>
            <w:rStyle w:val="af3"/>
          </w:rPr>
          <w:t>运行环境</w:t>
        </w:r>
        <w:r>
          <w:tab/>
        </w:r>
        <w:r>
          <w:fldChar w:fldCharType="begin"/>
        </w:r>
        <w:r>
          <w:instrText xml:space="preserve"> PAGEREF _Toc20263095 \h </w:instrText>
        </w:r>
        <w:r>
          <w:fldChar w:fldCharType="separate"/>
        </w:r>
        <w:r>
          <w:t>- 3 -</w:t>
        </w:r>
        <w:r>
          <w:fldChar w:fldCharType="end"/>
        </w:r>
      </w:hyperlink>
    </w:p>
    <w:p w14:paraId="57B654E9" w14:textId="77777777" w:rsidR="00491264" w:rsidRDefault="00491264">
      <w:pPr>
        <w:pStyle w:val="TOC3"/>
        <w:tabs>
          <w:tab w:val="left" w:pos="1680"/>
          <w:tab w:val="right" w:leader="dot" w:pos="8302"/>
        </w:tabs>
        <w:rPr>
          <w:rFonts w:asciiTheme="minorHAnsi" w:eastAsiaTheme="minorEastAsia" w:hAnsiTheme="minorHAnsi" w:hint="eastAsia"/>
          <w:szCs w:val="22"/>
        </w:rPr>
      </w:pPr>
      <w:hyperlink w:anchor="_Toc20263096" w:history="1">
        <w:r>
          <w:rPr>
            <w:rStyle w:val="af3"/>
          </w:rPr>
          <w:t>2.3.1</w:t>
        </w:r>
        <w:r>
          <w:rPr>
            <w:rFonts w:asciiTheme="minorHAnsi" w:eastAsiaTheme="minorEastAsia" w:hAnsiTheme="minorHAnsi"/>
            <w:szCs w:val="22"/>
          </w:rPr>
          <w:tab/>
        </w:r>
        <w:r>
          <w:rPr>
            <w:rStyle w:val="af3"/>
          </w:rPr>
          <w:t>硬件环境</w:t>
        </w:r>
        <w:r>
          <w:tab/>
        </w:r>
        <w:r>
          <w:fldChar w:fldCharType="begin"/>
        </w:r>
        <w:r>
          <w:instrText xml:space="preserve"> PAGEREF _Toc20263096 \h </w:instrText>
        </w:r>
        <w:r>
          <w:fldChar w:fldCharType="separate"/>
        </w:r>
        <w:r>
          <w:t>- 4 -</w:t>
        </w:r>
        <w:r>
          <w:fldChar w:fldCharType="end"/>
        </w:r>
      </w:hyperlink>
    </w:p>
    <w:p w14:paraId="08E46542" w14:textId="77777777" w:rsidR="00491264" w:rsidRDefault="00491264">
      <w:pPr>
        <w:pStyle w:val="TOC3"/>
        <w:tabs>
          <w:tab w:val="left" w:pos="1680"/>
          <w:tab w:val="right" w:leader="dot" w:pos="8302"/>
        </w:tabs>
        <w:rPr>
          <w:rFonts w:asciiTheme="minorHAnsi" w:eastAsiaTheme="minorEastAsia" w:hAnsiTheme="minorHAnsi" w:hint="eastAsia"/>
          <w:szCs w:val="22"/>
        </w:rPr>
      </w:pPr>
      <w:hyperlink w:anchor="_Toc20263097" w:history="1">
        <w:r>
          <w:rPr>
            <w:rStyle w:val="af3"/>
          </w:rPr>
          <w:t>2.3.2</w:t>
        </w:r>
        <w:r>
          <w:rPr>
            <w:rFonts w:asciiTheme="minorHAnsi" w:eastAsiaTheme="minorEastAsia" w:hAnsiTheme="minorHAnsi"/>
            <w:szCs w:val="22"/>
          </w:rPr>
          <w:tab/>
        </w:r>
        <w:r>
          <w:rPr>
            <w:rStyle w:val="af3"/>
          </w:rPr>
          <w:t>软件环境</w:t>
        </w:r>
        <w:r>
          <w:tab/>
        </w:r>
        <w:r>
          <w:fldChar w:fldCharType="begin"/>
        </w:r>
        <w:r>
          <w:instrText xml:space="preserve"> PAGEREF _Toc20263097 \h </w:instrText>
        </w:r>
        <w:r>
          <w:fldChar w:fldCharType="separate"/>
        </w:r>
        <w:r>
          <w:t>- 4 -</w:t>
        </w:r>
        <w:r>
          <w:fldChar w:fldCharType="end"/>
        </w:r>
      </w:hyperlink>
    </w:p>
    <w:p w14:paraId="3D0D5D0F" w14:textId="77777777" w:rsidR="00491264" w:rsidRDefault="00491264">
      <w:pPr>
        <w:pStyle w:val="TOC2"/>
        <w:rPr>
          <w:rFonts w:asciiTheme="minorHAnsi" w:eastAsiaTheme="minorEastAsia" w:hAnsiTheme="minorHAnsi" w:hint="eastAsia"/>
          <w:szCs w:val="22"/>
        </w:rPr>
      </w:pPr>
      <w:hyperlink w:anchor="_Toc20263098" w:history="1">
        <w:r>
          <w:rPr>
            <w:rStyle w:val="af3"/>
          </w:rPr>
          <w:t>2.4</w:t>
        </w:r>
        <w:r>
          <w:rPr>
            <w:rFonts w:asciiTheme="minorHAnsi" w:eastAsiaTheme="minorEastAsia" w:hAnsiTheme="minorHAnsi"/>
            <w:szCs w:val="22"/>
          </w:rPr>
          <w:tab/>
        </w:r>
        <w:r>
          <w:rPr>
            <w:rStyle w:val="af3"/>
          </w:rPr>
          <w:t>系统的关键技术</w:t>
        </w:r>
        <w:r>
          <w:tab/>
        </w:r>
        <w:r>
          <w:fldChar w:fldCharType="begin"/>
        </w:r>
        <w:r>
          <w:instrText xml:space="preserve"> PAGEREF _Toc20263098 \h </w:instrText>
        </w:r>
        <w:r>
          <w:fldChar w:fldCharType="separate"/>
        </w:r>
        <w:r>
          <w:t>- 4 -</w:t>
        </w:r>
        <w:r>
          <w:fldChar w:fldCharType="end"/>
        </w:r>
      </w:hyperlink>
    </w:p>
    <w:p w14:paraId="44B7D83F" w14:textId="77777777" w:rsidR="00491264" w:rsidRDefault="00491264">
      <w:pPr>
        <w:pStyle w:val="TOC1"/>
        <w:rPr>
          <w:rFonts w:asciiTheme="minorHAnsi" w:eastAsiaTheme="minorEastAsia" w:hAnsiTheme="minorHAnsi" w:hint="eastAsia"/>
          <w:szCs w:val="22"/>
        </w:rPr>
      </w:pPr>
      <w:hyperlink w:anchor="_Toc20263099" w:history="1">
        <w:r>
          <w:rPr>
            <w:rStyle w:val="af3"/>
          </w:rPr>
          <w:t>3</w:t>
        </w:r>
        <w:r>
          <w:rPr>
            <w:rFonts w:asciiTheme="minorHAnsi" w:eastAsiaTheme="minorEastAsia" w:hAnsiTheme="minorHAnsi"/>
            <w:szCs w:val="22"/>
          </w:rPr>
          <w:tab/>
        </w:r>
        <w:r>
          <w:rPr>
            <w:rStyle w:val="af3"/>
          </w:rPr>
          <w:t>功能模块设计说明</w:t>
        </w:r>
        <w:r>
          <w:tab/>
        </w:r>
        <w:r>
          <w:fldChar w:fldCharType="begin"/>
        </w:r>
        <w:r>
          <w:instrText xml:space="preserve"> PAGEREF _Toc20263099 \h </w:instrText>
        </w:r>
        <w:r>
          <w:fldChar w:fldCharType="separate"/>
        </w:r>
        <w:r>
          <w:t>- 4 -</w:t>
        </w:r>
        <w:r>
          <w:fldChar w:fldCharType="end"/>
        </w:r>
      </w:hyperlink>
    </w:p>
    <w:p w14:paraId="5BEFD3E2" w14:textId="77777777" w:rsidR="00491264" w:rsidRDefault="00491264">
      <w:pPr>
        <w:pStyle w:val="TOC2"/>
        <w:rPr>
          <w:rFonts w:asciiTheme="minorHAnsi" w:eastAsiaTheme="minorEastAsia" w:hAnsiTheme="minorHAnsi" w:hint="eastAsia"/>
          <w:szCs w:val="22"/>
        </w:rPr>
      </w:pPr>
      <w:hyperlink w:anchor="_Toc20263100" w:history="1">
        <w:r>
          <w:rPr>
            <w:rStyle w:val="af3"/>
          </w:rPr>
          <w:t>3.1</w:t>
        </w:r>
        <w:r>
          <w:rPr>
            <w:rFonts w:asciiTheme="minorHAnsi" w:eastAsiaTheme="minorEastAsia" w:hAnsiTheme="minorHAnsi"/>
            <w:szCs w:val="22"/>
          </w:rPr>
          <w:tab/>
        </w:r>
        <w:r>
          <w:rPr>
            <w:rStyle w:val="af3"/>
          </w:rPr>
          <w:t>功能模块列表</w:t>
        </w:r>
        <w:r>
          <w:tab/>
        </w:r>
        <w:r>
          <w:fldChar w:fldCharType="begin"/>
        </w:r>
        <w:r>
          <w:instrText xml:space="preserve"> PAGEREF _Toc20263100 \h </w:instrText>
        </w:r>
        <w:r>
          <w:fldChar w:fldCharType="separate"/>
        </w:r>
        <w:r>
          <w:t>- 5 -</w:t>
        </w:r>
        <w:r>
          <w:fldChar w:fldCharType="end"/>
        </w:r>
      </w:hyperlink>
    </w:p>
    <w:p w14:paraId="1AA06DA1" w14:textId="77777777" w:rsidR="00491264" w:rsidRDefault="00491264">
      <w:pPr>
        <w:pStyle w:val="TOC2"/>
        <w:rPr>
          <w:rFonts w:asciiTheme="minorHAnsi" w:eastAsiaTheme="minorEastAsia" w:hAnsiTheme="minorHAnsi" w:hint="eastAsia"/>
          <w:szCs w:val="22"/>
        </w:rPr>
      </w:pPr>
      <w:hyperlink w:anchor="_Toc20263101" w:history="1">
        <w:r>
          <w:rPr>
            <w:rStyle w:val="af3"/>
          </w:rPr>
          <w:t>3.2</w:t>
        </w:r>
        <w:r>
          <w:rPr>
            <w:rFonts w:asciiTheme="minorHAnsi" w:eastAsiaTheme="minorEastAsia" w:hAnsiTheme="minorHAnsi"/>
            <w:szCs w:val="22"/>
          </w:rPr>
          <w:tab/>
        </w:r>
        <w:r>
          <w:rPr>
            <w:rStyle w:val="af3"/>
          </w:rPr>
          <w:t>功能模块</w:t>
        </w:r>
        <w:r>
          <w:rPr>
            <w:rStyle w:val="af3"/>
          </w:rPr>
          <w:t>1</w:t>
        </w:r>
        <w:r>
          <w:rPr>
            <w:rStyle w:val="af3"/>
          </w:rPr>
          <w:t>名称</w:t>
        </w:r>
        <w:r>
          <w:tab/>
        </w:r>
        <w:r>
          <w:fldChar w:fldCharType="begin"/>
        </w:r>
        <w:r>
          <w:instrText xml:space="preserve"> PAGEREF _Toc20263101 \h </w:instrText>
        </w:r>
        <w:r>
          <w:fldChar w:fldCharType="separate"/>
        </w:r>
        <w:r>
          <w:t>- 5 -</w:t>
        </w:r>
        <w:r>
          <w:fldChar w:fldCharType="end"/>
        </w:r>
      </w:hyperlink>
    </w:p>
    <w:p w14:paraId="179A7BE1" w14:textId="77777777" w:rsidR="00491264" w:rsidRDefault="00491264">
      <w:pPr>
        <w:pStyle w:val="TOC3"/>
        <w:tabs>
          <w:tab w:val="left" w:pos="1680"/>
          <w:tab w:val="right" w:leader="dot" w:pos="8302"/>
        </w:tabs>
        <w:rPr>
          <w:rFonts w:asciiTheme="minorHAnsi" w:eastAsiaTheme="minorEastAsia" w:hAnsiTheme="minorHAnsi" w:hint="eastAsia"/>
          <w:szCs w:val="22"/>
        </w:rPr>
      </w:pPr>
      <w:hyperlink w:anchor="_Toc20263102" w:history="1">
        <w:r>
          <w:rPr>
            <w:rStyle w:val="af3"/>
          </w:rPr>
          <w:t>3.2.1</w:t>
        </w:r>
        <w:r>
          <w:rPr>
            <w:rFonts w:asciiTheme="minorHAnsi" w:eastAsiaTheme="minorEastAsia" w:hAnsiTheme="minorHAnsi"/>
            <w:szCs w:val="22"/>
          </w:rPr>
          <w:tab/>
        </w:r>
        <w:r>
          <w:rPr>
            <w:rStyle w:val="af3"/>
          </w:rPr>
          <w:t>模块编号和功能描述</w:t>
        </w:r>
        <w:r>
          <w:tab/>
        </w:r>
        <w:r>
          <w:fldChar w:fldCharType="begin"/>
        </w:r>
        <w:r>
          <w:instrText xml:space="preserve"> PAGEREF _Toc20263102 \h </w:instrText>
        </w:r>
        <w:r>
          <w:fldChar w:fldCharType="separate"/>
        </w:r>
        <w:r>
          <w:t>- 5 -</w:t>
        </w:r>
        <w:r>
          <w:fldChar w:fldCharType="end"/>
        </w:r>
      </w:hyperlink>
    </w:p>
    <w:p w14:paraId="1C8F17AB" w14:textId="77777777" w:rsidR="00491264" w:rsidRDefault="00491264">
      <w:pPr>
        <w:pStyle w:val="TOC3"/>
        <w:tabs>
          <w:tab w:val="left" w:pos="1680"/>
          <w:tab w:val="right" w:leader="dot" w:pos="8302"/>
        </w:tabs>
        <w:rPr>
          <w:rFonts w:asciiTheme="minorHAnsi" w:eastAsiaTheme="minorEastAsia" w:hAnsiTheme="minorHAnsi" w:hint="eastAsia"/>
          <w:szCs w:val="22"/>
        </w:rPr>
      </w:pPr>
      <w:hyperlink w:anchor="_Toc20263103" w:history="1">
        <w:r>
          <w:rPr>
            <w:rStyle w:val="af3"/>
          </w:rPr>
          <w:t>3.2.2</w:t>
        </w:r>
        <w:r>
          <w:rPr>
            <w:rFonts w:asciiTheme="minorHAnsi" w:eastAsiaTheme="minorEastAsia" w:hAnsiTheme="minorHAnsi"/>
            <w:szCs w:val="22"/>
          </w:rPr>
          <w:tab/>
        </w:r>
        <w:r>
          <w:rPr>
            <w:rStyle w:val="af3"/>
          </w:rPr>
          <w:t>操作者</w:t>
        </w:r>
        <w:r>
          <w:tab/>
        </w:r>
        <w:r>
          <w:fldChar w:fldCharType="begin"/>
        </w:r>
        <w:r>
          <w:instrText xml:space="preserve"> PAGEREF _Toc20263103 \h </w:instrText>
        </w:r>
        <w:r>
          <w:fldChar w:fldCharType="separate"/>
        </w:r>
        <w:r>
          <w:t>- 5 -</w:t>
        </w:r>
        <w:r>
          <w:fldChar w:fldCharType="end"/>
        </w:r>
      </w:hyperlink>
    </w:p>
    <w:p w14:paraId="388BC60D" w14:textId="77777777" w:rsidR="00491264" w:rsidRDefault="00491264">
      <w:pPr>
        <w:pStyle w:val="TOC3"/>
        <w:tabs>
          <w:tab w:val="left" w:pos="1680"/>
          <w:tab w:val="right" w:leader="dot" w:pos="8302"/>
        </w:tabs>
        <w:rPr>
          <w:rFonts w:asciiTheme="minorHAnsi" w:eastAsiaTheme="minorEastAsia" w:hAnsiTheme="minorHAnsi" w:hint="eastAsia"/>
          <w:szCs w:val="22"/>
        </w:rPr>
      </w:pPr>
      <w:hyperlink w:anchor="_Toc20263104" w:history="1">
        <w:r>
          <w:rPr>
            <w:rStyle w:val="af3"/>
          </w:rPr>
          <w:t>3.2.3</w:t>
        </w:r>
        <w:r>
          <w:rPr>
            <w:rFonts w:asciiTheme="minorHAnsi" w:eastAsiaTheme="minorEastAsia" w:hAnsiTheme="minorHAnsi"/>
            <w:szCs w:val="22"/>
          </w:rPr>
          <w:tab/>
        </w:r>
        <w:r>
          <w:rPr>
            <w:rStyle w:val="af3"/>
          </w:rPr>
          <w:t>与本模块相关的码表和表</w:t>
        </w:r>
        <w:r>
          <w:tab/>
        </w:r>
        <w:r>
          <w:fldChar w:fldCharType="begin"/>
        </w:r>
        <w:r>
          <w:instrText xml:space="preserve"> PAGEREF _Toc20263104 \h </w:instrText>
        </w:r>
        <w:r>
          <w:fldChar w:fldCharType="separate"/>
        </w:r>
        <w:r>
          <w:t>- 5 -</w:t>
        </w:r>
        <w:r>
          <w:fldChar w:fldCharType="end"/>
        </w:r>
      </w:hyperlink>
    </w:p>
    <w:p w14:paraId="6539ACC6" w14:textId="77777777" w:rsidR="00491264" w:rsidRDefault="00491264">
      <w:pPr>
        <w:pStyle w:val="TOC3"/>
        <w:tabs>
          <w:tab w:val="left" w:pos="1680"/>
          <w:tab w:val="right" w:leader="dot" w:pos="8302"/>
        </w:tabs>
        <w:rPr>
          <w:rFonts w:asciiTheme="minorHAnsi" w:eastAsiaTheme="minorEastAsia" w:hAnsiTheme="minorHAnsi" w:hint="eastAsia"/>
          <w:szCs w:val="22"/>
        </w:rPr>
      </w:pPr>
      <w:hyperlink w:anchor="_Toc20263105" w:history="1">
        <w:r>
          <w:rPr>
            <w:rStyle w:val="af3"/>
          </w:rPr>
          <w:t>3.2.4</w:t>
        </w:r>
        <w:r>
          <w:rPr>
            <w:rFonts w:asciiTheme="minorHAnsi" w:eastAsiaTheme="minorEastAsia" w:hAnsiTheme="minorHAnsi"/>
            <w:szCs w:val="22"/>
          </w:rPr>
          <w:tab/>
        </w:r>
        <w:r>
          <w:rPr>
            <w:rStyle w:val="af3"/>
          </w:rPr>
          <w:t>界面设计与说明</w:t>
        </w:r>
        <w:r>
          <w:tab/>
        </w:r>
        <w:r>
          <w:fldChar w:fldCharType="begin"/>
        </w:r>
        <w:r>
          <w:instrText xml:space="preserve"> PAGEREF _Toc20263105 \h </w:instrText>
        </w:r>
        <w:r>
          <w:fldChar w:fldCharType="separate"/>
        </w:r>
        <w:r>
          <w:t>- 6 -</w:t>
        </w:r>
        <w:r>
          <w:fldChar w:fldCharType="end"/>
        </w:r>
      </w:hyperlink>
    </w:p>
    <w:p w14:paraId="70A60FC7" w14:textId="77777777" w:rsidR="00491264" w:rsidRDefault="00491264">
      <w:pPr>
        <w:pStyle w:val="TOC3"/>
        <w:tabs>
          <w:tab w:val="left" w:pos="1680"/>
          <w:tab w:val="right" w:leader="dot" w:pos="8302"/>
        </w:tabs>
        <w:rPr>
          <w:rFonts w:asciiTheme="minorHAnsi" w:eastAsiaTheme="minorEastAsia" w:hAnsiTheme="minorHAnsi" w:hint="eastAsia"/>
          <w:szCs w:val="22"/>
        </w:rPr>
      </w:pPr>
      <w:hyperlink w:anchor="_Toc20263106" w:history="1">
        <w:r>
          <w:rPr>
            <w:rStyle w:val="af3"/>
          </w:rPr>
          <w:t>3.2.5</w:t>
        </w:r>
        <w:r>
          <w:rPr>
            <w:rFonts w:asciiTheme="minorHAnsi" w:eastAsiaTheme="minorEastAsia" w:hAnsiTheme="minorHAnsi"/>
            <w:szCs w:val="22"/>
          </w:rPr>
          <w:tab/>
        </w:r>
        <w:r>
          <w:rPr>
            <w:rStyle w:val="af3"/>
          </w:rPr>
          <w:t>输入信息</w:t>
        </w:r>
        <w:r>
          <w:tab/>
        </w:r>
        <w:r>
          <w:fldChar w:fldCharType="begin"/>
        </w:r>
        <w:r>
          <w:instrText xml:space="preserve"> PAGEREF _Toc20263106 \h </w:instrText>
        </w:r>
        <w:r>
          <w:fldChar w:fldCharType="separate"/>
        </w:r>
        <w:r>
          <w:t>- 6 -</w:t>
        </w:r>
        <w:r>
          <w:fldChar w:fldCharType="end"/>
        </w:r>
      </w:hyperlink>
    </w:p>
    <w:p w14:paraId="2DB83C0E" w14:textId="77777777" w:rsidR="00491264" w:rsidRDefault="00491264">
      <w:pPr>
        <w:pStyle w:val="TOC3"/>
        <w:tabs>
          <w:tab w:val="left" w:pos="1680"/>
          <w:tab w:val="right" w:leader="dot" w:pos="8302"/>
        </w:tabs>
        <w:rPr>
          <w:rFonts w:asciiTheme="minorHAnsi" w:eastAsiaTheme="minorEastAsia" w:hAnsiTheme="minorHAnsi" w:hint="eastAsia"/>
          <w:szCs w:val="22"/>
        </w:rPr>
      </w:pPr>
      <w:hyperlink w:anchor="_Toc20263107" w:history="1">
        <w:r>
          <w:rPr>
            <w:rStyle w:val="af3"/>
          </w:rPr>
          <w:t>3.2.6</w:t>
        </w:r>
        <w:r>
          <w:rPr>
            <w:rFonts w:asciiTheme="minorHAnsi" w:eastAsiaTheme="minorEastAsia" w:hAnsiTheme="minorHAnsi"/>
            <w:szCs w:val="22"/>
          </w:rPr>
          <w:tab/>
        </w:r>
        <w:r>
          <w:rPr>
            <w:rStyle w:val="af3"/>
          </w:rPr>
          <w:t>输出信息</w:t>
        </w:r>
        <w:r>
          <w:tab/>
        </w:r>
        <w:r>
          <w:fldChar w:fldCharType="begin"/>
        </w:r>
        <w:r>
          <w:instrText xml:space="preserve"> PAGEREF _Toc20263107 \h </w:instrText>
        </w:r>
        <w:r>
          <w:fldChar w:fldCharType="separate"/>
        </w:r>
        <w:r>
          <w:t>- 6 -</w:t>
        </w:r>
        <w:r>
          <w:fldChar w:fldCharType="end"/>
        </w:r>
      </w:hyperlink>
    </w:p>
    <w:p w14:paraId="0FE4BB2F" w14:textId="77777777" w:rsidR="00491264" w:rsidRDefault="00491264">
      <w:pPr>
        <w:pStyle w:val="TOC3"/>
        <w:tabs>
          <w:tab w:val="left" w:pos="1680"/>
          <w:tab w:val="right" w:leader="dot" w:pos="8302"/>
        </w:tabs>
        <w:rPr>
          <w:rFonts w:asciiTheme="minorHAnsi" w:eastAsiaTheme="minorEastAsia" w:hAnsiTheme="minorHAnsi" w:hint="eastAsia"/>
          <w:szCs w:val="22"/>
        </w:rPr>
      </w:pPr>
      <w:hyperlink w:anchor="_Toc20263108" w:history="1">
        <w:r>
          <w:rPr>
            <w:rStyle w:val="af3"/>
          </w:rPr>
          <w:t>3.2.7</w:t>
        </w:r>
        <w:r>
          <w:rPr>
            <w:rFonts w:asciiTheme="minorHAnsi" w:eastAsiaTheme="minorEastAsia" w:hAnsiTheme="minorHAnsi"/>
            <w:szCs w:val="22"/>
          </w:rPr>
          <w:tab/>
        </w:r>
        <w:r>
          <w:rPr>
            <w:rStyle w:val="af3"/>
          </w:rPr>
          <w:t>算法</w:t>
        </w:r>
        <w:r>
          <w:tab/>
        </w:r>
        <w:r>
          <w:fldChar w:fldCharType="begin"/>
        </w:r>
        <w:r>
          <w:instrText xml:space="preserve"> PAGEREF _Toc20263108 \h </w:instrText>
        </w:r>
        <w:r>
          <w:fldChar w:fldCharType="separate"/>
        </w:r>
        <w:r>
          <w:t>- 6 -</w:t>
        </w:r>
        <w:r>
          <w:fldChar w:fldCharType="end"/>
        </w:r>
      </w:hyperlink>
    </w:p>
    <w:p w14:paraId="54EDA23C" w14:textId="77777777" w:rsidR="00491264" w:rsidRDefault="00491264">
      <w:pPr>
        <w:pStyle w:val="TOC3"/>
        <w:tabs>
          <w:tab w:val="left" w:pos="1680"/>
          <w:tab w:val="right" w:leader="dot" w:pos="8302"/>
        </w:tabs>
        <w:rPr>
          <w:rFonts w:asciiTheme="minorHAnsi" w:eastAsiaTheme="minorEastAsia" w:hAnsiTheme="minorHAnsi" w:hint="eastAsia"/>
          <w:szCs w:val="22"/>
        </w:rPr>
      </w:pPr>
      <w:hyperlink w:anchor="_Toc20263109" w:history="1">
        <w:r>
          <w:rPr>
            <w:rStyle w:val="af3"/>
          </w:rPr>
          <w:t>3.2.8</w:t>
        </w:r>
        <w:r>
          <w:rPr>
            <w:rFonts w:asciiTheme="minorHAnsi" w:eastAsiaTheme="minorEastAsia" w:hAnsiTheme="minorHAnsi"/>
            <w:szCs w:val="22"/>
          </w:rPr>
          <w:tab/>
        </w:r>
        <w:r>
          <w:rPr>
            <w:rStyle w:val="af3"/>
          </w:rPr>
          <w:t>对象时序图</w:t>
        </w:r>
        <w:r>
          <w:tab/>
        </w:r>
        <w:r>
          <w:fldChar w:fldCharType="begin"/>
        </w:r>
        <w:r>
          <w:instrText xml:space="preserve"> PAGEREF _Toc20263109 \h </w:instrText>
        </w:r>
        <w:r>
          <w:fldChar w:fldCharType="separate"/>
        </w:r>
        <w:r>
          <w:t>- 6 -</w:t>
        </w:r>
        <w:r>
          <w:fldChar w:fldCharType="end"/>
        </w:r>
      </w:hyperlink>
    </w:p>
    <w:p w14:paraId="3B75BF6C" w14:textId="77777777" w:rsidR="00491264" w:rsidRDefault="00491264">
      <w:pPr>
        <w:pStyle w:val="TOC3"/>
        <w:tabs>
          <w:tab w:val="left" w:pos="1680"/>
          <w:tab w:val="right" w:leader="dot" w:pos="8302"/>
        </w:tabs>
        <w:rPr>
          <w:rFonts w:asciiTheme="minorHAnsi" w:eastAsiaTheme="minorEastAsia" w:hAnsiTheme="minorHAnsi" w:hint="eastAsia"/>
          <w:szCs w:val="22"/>
        </w:rPr>
      </w:pPr>
      <w:hyperlink w:anchor="_Toc20263110" w:history="1">
        <w:r>
          <w:rPr>
            <w:rStyle w:val="af3"/>
          </w:rPr>
          <w:t>3.2.9</w:t>
        </w:r>
        <w:r>
          <w:rPr>
            <w:rFonts w:asciiTheme="minorHAnsi" w:eastAsiaTheme="minorEastAsia" w:hAnsiTheme="minorHAnsi"/>
            <w:szCs w:val="22"/>
          </w:rPr>
          <w:tab/>
        </w:r>
        <w:r>
          <w:rPr>
            <w:rStyle w:val="af3"/>
          </w:rPr>
          <w:t>模块各对象的封装</w:t>
        </w:r>
        <w:r>
          <w:tab/>
        </w:r>
        <w:r>
          <w:fldChar w:fldCharType="begin"/>
        </w:r>
        <w:r>
          <w:instrText xml:space="preserve"> PAGEREF _Toc20263110 \h </w:instrText>
        </w:r>
        <w:r>
          <w:fldChar w:fldCharType="separate"/>
        </w:r>
        <w:r>
          <w:t>- 7 -</w:t>
        </w:r>
        <w:r>
          <w:fldChar w:fldCharType="end"/>
        </w:r>
      </w:hyperlink>
    </w:p>
    <w:p w14:paraId="2F3D7418" w14:textId="77777777" w:rsidR="00491264" w:rsidRDefault="00491264">
      <w:pPr>
        <w:pStyle w:val="TOC3"/>
        <w:tabs>
          <w:tab w:val="left" w:pos="1680"/>
          <w:tab w:val="right" w:leader="dot" w:pos="8302"/>
        </w:tabs>
        <w:rPr>
          <w:rFonts w:asciiTheme="minorHAnsi" w:eastAsiaTheme="minorEastAsia" w:hAnsiTheme="minorHAnsi" w:hint="eastAsia"/>
          <w:szCs w:val="22"/>
        </w:rPr>
      </w:pPr>
      <w:hyperlink w:anchor="_Toc20263111" w:history="1">
        <w:r>
          <w:rPr>
            <w:rStyle w:val="af3"/>
          </w:rPr>
          <w:t>3.2.10</w:t>
        </w:r>
        <w:r>
          <w:rPr>
            <w:rFonts w:asciiTheme="minorHAnsi" w:eastAsiaTheme="minorEastAsia" w:hAnsiTheme="minorHAnsi"/>
            <w:szCs w:val="22"/>
          </w:rPr>
          <w:tab/>
        </w:r>
        <w:r>
          <w:rPr>
            <w:rStyle w:val="af3"/>
          </w:rPr>
          <w:t>类设计</w:t>
        </w:r>
        <w:r>
          <w:tab/>
        </w:r>
        <w:r>
          <w:fldChar w:fldCharType="begin"/>
        </w:r>
        <w:r>
          <w:instrText xml:space="preserve"> PAGEREF _Toc20263111 \h </w:instrText>
        </w:r>
        <w:r>
          <w:fldChar w:fldCharType="separate"/>
        </w:r>
        <w:r>
          <w:t>- 8 -</w:t>
        </w:r>
        <w:r>
          <w:fldChar w:fldCharType="end"/>
        </w:r>
      </w:hyperlink>
    </w:p>
    <w:p w14:paraId="639B78BC" w14:textId="77777777" w:rsidR="00491264" w:rsidRDefault="00491264">
      <w:pPr>
        <w:pStyle w:val="TOC2"/>
        <w:rPr>
          <w:rFonts w:asciiTheme="minorHAnsi" w:eastAsiaTheme="minorEastAsia" w:hAnsiTheme="minorHAnsi" w:hint="eastAsia"/>
          <w:szCs w:val="22"/>
        </w:rPr>
      </w:pPr>
      <w:hyperlink w:anchor="_Toc20263112" w:history="1">
        <w:r>
          <w:rPr>
            <w:rStyle w:val="af3"/>
          </w:rPr>
          <w:t>3.3</w:t>
        </w:r>
        <w:r>
          <w:rPr>
            <w:rFonts w:asciiTheme="minorHAnsi" w:eastAsiaTheme="minorEastAsia" w:hAnsiTheme="minorHAnsi"/>
            <w:szCs w:val="22"/>
          </w:rPr>
          <w:tab/>
        </w:r>
        <w:r>
          <w:rPr>
            <w:rStyle w:val="af3"/>
          </w:rPr>
          <w:t>功能模块</w:t>
        </w:r>
        <w:r>
          <w:rPr>
            <w:rStyle w:val="af3"/>
          </w:rPr>
          <w:t>2</w:t>
        </w:r>
        <w:r>
          <w:rPr>
            <w:rStyle w:val="af3"/>
          </w:rPr>
          <w:t>名称</w:t>
        </w:r>
        <w:r>
          <w:tab/>
        </w:r>
        <w:r>
          <w:fldChar w:fldCharType="begin"/>
        </w:r>
        <w:r>
          <w:instrText xml:space="preserve"> PAGEREF _Toc20263112 \h </w:instrText>
        </w:r>
        <w:r>
          <w:fldChar w:fldCharType="separate"/>
        </w:r>
        <w:r>
          <w:t>- 9 -</w:t>
        </w:r>
        <w:r>
          <w:fldChar w:fldCharType="end"/>
        </w:r>
      </w:hyperlink>
    </w:p>
    <w:p w14:paraId="5E73B117" w14:textId="77777777" w:rsidR="00491264" w:rsidRDefault="00491264">
      <w:pPr>
        <w:pStyle w:val="TOC1"/>
        <w:rPr>
          <w:rFonts w:asciiTheme="minorHAnsi" w:eastAsiaTheme="minorEastAsia" w:hAnsiTheme="minorHAnsi" w:hint="eastAsia"/>
          <w:szCs w:val="22"/>
        </w:rPr>
      </w:pPr>
      <w:hyperlink w:anchor="_Toc20263113" w:history="1">
        <w:r>
          <w:rPr>
            <w:rStyle w:val="af3"/>
          </w:rPr>
          <w:t>4</w:t>
        </w:r>
        <w:r>
          <w:rPr>
            <w:rFonts w:asciiTheme="minorHAnsi" w:eastAsiaTheme="minorEastAsia" w:hAnsiTheme="minorHAnsi"/>
            <w:szCs w:val="22"/>
          </w:rPr>
          <w:tab/>
        </w:r>
        <w:r>
          <w:rPr>
            <w:rStyle w:val="af3"/>
          </w:rPr>
          <w:t>视图设计</w:t>
        </w:r>
        <w:r>
          <w:tab/>
        </w:r>
        <w:r>
          <w:fldChar w:fldCharType="begin"/>
        </w:r>
        <w:r>
          <w:instrText xml:space="preserve"> PAGEREF _Toc20263113 \h </w:instrText>
        </w:r>
        <w:r>
          <w:fldChar w:fldCharType="separate"/>
        </w:r>
        <w:r>
          <w:t>- 9 -</w:t>
        </w:r>
        <w:r>
          <w:fldChar w:fldCharType="end"/>
        </w:r>
      </w:hyperlink>
    </w:p>
    <w:p w14:paraId="175DB5AC" w14:textId="77777777" w:rsidR="00491264" w:rsidRDefault="00491264">
      <w:pPr>
        <w:pStyle w:val="TOC2"/>
        <w:rPr>
          <w:rFonts w:asciiTheme="minorHAnsi" w:eastAsiaTheme="minorEastAsia" w:hAnsiTheme="minorHAnsi" w:hint="eastAsia"/>
          <w:szCs w:val="22"/>
        </w:rPr>
      </w:pPr>
      <w:hyperlink w:anchor="_Toc20263114" w:history="1">
        <w:r>
          <w:rPr>
            <w:rStyle w:val="af3"/>
          </w:rPr>
          <w:t>4.1</w:t>
        </w:r>
        <w:r>
          <w:rPr>
            <w:rFonts w:asciiTheme="minorHAnsi" w:eastAsiaTheme="minorEastAsia" w:hAnsiTheme="minorHAnsi"/>
            <w:szCs w:val="22"/>
          </w:rPr>
          <w:tab/>
        </w:r>
        <w:r>
          <w:rPr>
            <w:rStyle w:val="af3"/>
          </w:rPr>
          <w:t>界面风格设计</w:t>
        </w:r>
        <w:r>
          <w:tab/>
        </w:r>
        <w:r>
          <w:fldChar w:fldCharType="begin"/>
        </w:r>
        <w:r>
          <w:instrText xml:space="preserve"> PAGEREF _Toc20263114 \h </w:instrText>
        </w:r>
        <w:r>
          <w:fldChar w:fldCharType="separate"/>
        </w:r>
        <w:r>
          <w:t>- 10 -</w:t>
        </w:r>
        <w:r>
          <w:fldChar w:fldCharType="end"/>
        </w:r>
      </w:hyperlink>
    </w:p>
    <w:p w14:paraId="010F33B2" w14:textId="77777777" w:rsidR="00491264" w:rsidRDefault="00491264">
      <w:pPr>
        <w:pStyle w:val="TOC2"/>
        <w:rPr>
          <w:rFonts w:asciiTheme="minorHAnsi" w:eastAsiaTheme="minorEastAsia" w:hAnsiTheme="minorHAnsi" w:hint="eastAsia"/>
          <w:szCs w:val="22"/>
        </w:rPr>
      </w:pPr>
      <w:hyperlink w:anchor="_Toc20263115" w:history="1">
        <w:r>
          <w:rPr>
            <w:rStyle w:val="af3"/>
          </w:rPr>
          <w:t>4.2</w:t>
        </w:r>
        <w:r>
          <w:rPr>
            <w:rFonts w:asciiTheme="minorHAnsi" w:eastAsiaTheme="minorEastAsia" w:hAnsiTheme="minorHAnsi"/>
            <w:szCs w:val="22"/>
          </w:rPr>
          <w:tab/>
        </w:r>
        <w:r>
          <w:rPr>
            <w:rStyle w:val="af3"/>
          </w:rPr>
          <w:t>主界面设计</w:t>
        </w:r>
        <w:r>
          <w:tab/>
        </w:r>
        <w:r>
          <w:fldChar w:fldCharType="begin"/>
        </w:r>
        <w:r>
          <w:instrText xml:space="preserve"> PAGEREF _Toc20263115 \h </w:instrText>
        </w:r>
        <w:r>
          <w:fldChar w:fldCharType="separate"/>
        </w:r>
        <w:r>
          <w:t>- 10 -</w:t>
        </w:r>
        <w:r>
          <w:fldChar w:fldCharType="end"/>
        </w:r>
      </w:hyperlink>
    </w:p>
    <w:p w14:paraId="3F3EED96" w14:textId="77777777" w:rsidR="00491264" w:rsidRDefault="00491264">
      <w:pPr>
        <w:pStyle w:val="TOC1"/>
        <w:rPr>
          <w:rFonts w:asciiTheme="minorHAnsi" w:eastAsiaTheme="minorEastAsia" w:hAnsiTheme="minorHAnsi" w:hint="eastAsia"/>
          <w:szCs w:val="22"/>
        </w:rPr>
      </w:pPr>
      <w:hyperlink w:anchor="_Toc20263116" w:history="1">
        <w:r>
          <w:rPr>
            <w:rStyle w:val="af3"/>
          </w:rPr>
          <w:t>5</w:t>
        </w:r>
        <w:r>
          <w:rPr>
            <w:rFonts w:asciiTheme="minorHAnsi" w:eastAsiaTheme="minorEastAsia" w:hAnsiTheme="minorHAnsi"/>
            <w:szCs w:val="22"/>
          </w:rPr>
          <w:tab/>
        </w:r>
        <w:r>
          <w:rPr>
            <w:rStyle w:val="af3"/>
          </w:rPr>
          <w:t>内部接口设计</w:t>
        </w:r>
        <w:r>
          <w:tab/>
        </w:r>
        <w:r>
          <w:fldChar w:fldCharType="begin"/>
        </w:r>
        <w:r>
          <w:instrText xml:space="preserve"> PAGEREF _Toc20263116 \h </w:instrText>
        </w:r>
        <w:r>
          <w:fldChar w:fldCharType="separate"/>
        </w:r>
        <w:r>
          <w:t>- 10 -</w:t>
        </w:r>
        <w:r>
          <w:fldChar w:fldCharType="end"/>
        </w:r>
      </w:hyperlink>
    </w:p>
    <w:p w14:paraId="6C2D56A0" w14:textId="77777777" w:rsidR="00491264" w:rsidRDefault="00491264">
      <w:pPr>
        <w:pStyle w:val="TOC2"/>
        <w:rPr>
          <w:rFonts w:asciiTheme="minorHAnsi" w:eastAsiaTheme="minorEastAsia" w:hAnsiTheme="minorHAnsi" w:hint="eastAsia"/>
          <w:szCs w:val="22"/>
        </w:rPr>
      </w:pPr>
      <w:hyperlink w:anchor="_Toc20263117" w:history="1">
        <w:r>
          <w:rPr>
            <w:rStyle w:val="af3"/>
          </w:rPr>
          <w:t>5.1</w:t>
        </w:r>
        <w:r>
          <w:rPr>
            <w:rFonts w:asciiTheme="minorHAnsi" w:eastAsiaTheme="minorEastAsia" w:hAnsiTheme="minorHAnsi"/>
            <w:szCs w:val="22"/>
          </w:rPr>
          <w:tab/>
        </w:r>
        <w:r>
          <w:rPr>
            <w:rStyle w:val="af3"/>
          </w:rPr>
          <w:t>接口</w:t>
        </w:r>
        <w:r>
          <w:rPr>
            <w:rStyle w:val="af3"/>
          </w:rPr>
          <w:t>1</w:t>
        </w:r>
        <w:r>
          <w:tab/>
        </w:r>
        <w:r>
          <w:fldChar w:fldCharType="begin"/>
        </w:r>
        <w:r>
          <w:instrText xml:space="preserve"> PAGEREF _Toc20263117 \h </w:instrText>
        </w:r>
        <w:r>
          <w:fldChar w:fldCharType="separate"/>
        </w:r>
        <w:r>
          <w:t>- 10 -</w:t>
        </w:r>
        <w:r>
          <w:fldChar w:fldCharType="end"/>
        </w:r>
      </w:hyperlink>
    </w:p>
    <w:p w14:paraId="22613A34" w14:textId="77777777" w:rsidR="00491264" w:rsidRDefault="00491264">
      <w:pPr>
        <w:pStyle w:val="TOC2"/>
        <w:rPr>
          <w:rFonts w:asciiTheme="minorHAnsi" w:eastAsiaTheme="minorEastAsia" w:hAnsiTheme="minorHAnsi" w:hint="eastAsia"/>
          <w:szCs w:val="22"/>
        </w:rPr>
      </w:pPr>
      <w:hyperlink w:anchor="_Toc20263118" w:history="1">
        <w:r>
          <w:rPr>
            <w:rStyle w:val="af3"/>
          </w:rPr>
          <w:t>5.2</w:t>
        </w:r>
        <w:r>
          <w:rPr>
            <w:rFonts w:asciiTheme="minorHAnsi" w:eastAsiaTheme="minorEastAsia" w:hAnsiTheme="minorHAnsi"/>
            <w:szCs w:val="22"/>
          </w:rPr>
          <w:tab/>
        </w:r>
        <w:r>
          <w:rPr>
            <w:rStyle w:val="af3"/>
          </w:rPr>
          <w:t>接口</w:t>
        </w:r>
        <w:r>
          <w:rPr>
            <w:rStyle w:val="af3"/>
          </w:rPr>
          <w:t>2</w:t>
        </w:r>
        <w:r>
          <w:tab/>
        </w:r>
        <w:r>
          <w:fldChar w:fldCharType="begin"/>
        </w:r>
        <w:r>
          <w:instrText xml:space="preserve"> PAGEREF _Toc20263118 \h </w:instrText>
        </w:r>
        <w:r>
          <w:fldChar w:fldCharType="separate"/>
        </w:r>
        <w:r>
          <w:t>- 11 -</w:t>
        </w:r>
        <w:r>
          <w:fldChar w:fldCharType="end"/>
        </w:r>
      </w:hyperlink>
    </w:p>
    <w:p w14:paraId="07029CF5" w14:textId="77777777" w:rsidR="00491264" w:rsidRDefault="00491264">
      <w:pPr>
        <w:pStyle w:val="TOC1"/>
        <w:rPr>
          <w:rFonts w:asciiTheme="minorHAnsi" w:eastAsiaTheme="minorEastAsia" w:hAnsiTheme="minorHAnsi" w:hint="eastAsia"/>
          <w:szCs w:val="22"/>
        </w:rPr>
      </w:pPr>
      <w:hyperlink w:anchor="_Toc20263119" w:history="1">
        <w:r>
          <w:rPr>
            <w:rStyle w:val="af3"/>
            <w:rFonts w:ascii="黑体" w:eastAsia="黑体"/>
          </w:rPr>
          <w:t>6</w:t>
        </w:r>
        <w:r>
          <w:rPr>
            <w:rFonts w:asciiTheme="minorHAnsi" w:eastAsiaTheme="minorEastAsia" w:hAnsiTheme="minorHAnsi"/>
            <w:szCs w:val="22"/>
          </w:rPr>
          <w:tab/>
        </w:r>
        <w:r>
          <w:rPr>
            <w:rStyle w:val="af3"/>
            <w:rFonts w:ascii="黑体" w:eastAsia="黑体" w:cs="宋体"/>
          </w:rPr>
          <w:t>系统出错处理设计</w:t>
        </w:r>
        <w:r>
          <w:tab/>
        </w:r>
        <w:r>
          <w:fldChar w:fldCharType="begin"/>
        </w:r>
        <w:r>
          <w:instrText xml:space="preserve"> PAGEREF _Toc20263119 \h </w:instrText>
        </w:r>
        <w:r>
          <w:fldChar w:fldCharType="separate"/>
        </w:r>
        <w:r>
          <w:t>- 11 -</w:t>
        </w:r>
        <w:r>
          <w:fldChar w:fldCharType="end"/>
        </w:r>
      </w:hyperlink>
    </w:p>
    <w:p w14:paraId="0A4C2219" w14:textId="77777777" w:rsidR="00491264" w:rsidRDefault="00491264">
      <w:pPr>
        <w:pStyle w:val="TOC2"/>
        <w:rPr>
          <w:rFonts w:asciiTheme="minorHAnsi" w:eastAsiaTheme="minorEastAsia" w:hAnsiTheme="minorHAnsi" w:hint="eastAsia"/>
          <w:szCs w:val="22"/>
        </w:rPr>
      </w:pPr>
      <w:hyperlink w:anchor="_Toc20263120" w:history="1">
        <w:r>
          <w:rPr>
            <w:rStyle w:val="af3"/>
            <w:rFonts w:ascii="黑体" w:eastAsia="黑体" w:cs="Times New Roman"/>
          </w:rPr>
          <w:t>6.1</w:t>
        </w:r>
        <w:r>
          <w:rPr>
            <w:rFonts w:asciiTheme="minorHAnsi" w:eastAsiaTheme="minorEastAsia" w:hAnsiTheme="minorHAnsi"/>
            <w:szCs w:val="22"/>
          </w:rPr>
          <w:tab/>
        </w:r>
        <w:r>
          <w:rPr>
            <w:rStyle w:val="af3"/>
            <w:rFonts w:ascii="黑体" w:cs="黑体"/>
          </w:rPr>
          <w:t>出错信息</w:t>
        </w:r>
        <w:r>
          <w:tab/>
        </w:r>
        <w:r>
          <w:fldChar w:fldCharType="begin"/>
        </w:r>
        <w:r>
          <w:instrText xml:space="preserve"> PAGEREF _Toc20263120 \h </w:instrText>
        </w:r>
        <w:r>
          <w:fldChar w:fldCharType="separate"/>
        </w:r>
        <w:r>
          <w:t>- 11 -</w:t>
        </w:r>
        <w:r>
          <w:fldChar w:fldCharType="end"/>
        </w:r>
      </w:hyperlink>
    </w:p>
    <w:p w14:paraId="25C4CA50" w14:textId="77777777" w:rsidR="00491264" w:rsidRDefault="00491264">
      <w:pPr>
        <w:pStyle w:val="TOC2"/>
        <w:rPr>
          <w:rFonts w:asciiTheme="minorHAnsi" w:eastAsiaTheme="minorEastAsia" w:hAnsiTheme="minorHAnsi" w:hint="eastAsia"/>
          <w:szCs w:val="22"/>
        </w:rPr>
      </w:pPr>
      <w:hyperlink w:anchor="_Toc20263121" w:history="1">
        <w:r>
          <w:rPr>
            <w:rStyle w:val="af3"/>
            <w:rFonts w:ascii="黑体" w:hAnsi="Arial" w:cs="Times New Roman"/>
          </w:rPr>
          <w:t>6.2</w:t>
        </w:r>
        <w:r>
          <w:rPr>
            <w:rFonts w:asciiTheme="minorHAnsi" w:eastAsiaTheme="minorEastAsia" w:hAnsiTheme="minorHAnsi"/>
            <w:szCs w:val="22"/>
          </w:rPr>
          <w:tab/>
        </w:r>
        <w:r>
          <w:rPr>
            <w:rStyle w:val="af3"/>
            <w:rFonts w:ascii="黑体" w:cs="黑体"/>
          </w:rPr>
          <w:t>补救措施</w:t>
        </w:r>
        <w:r>
          <w:tab/>
        </w:r>
        <w:r>
          <w:fldChar w:fldCharType="begin"/>
        </w:r>
        <w:r>
          <w:instrText xml:space="preserve"> PAGEREF _Toc20263121 \h </w:instrText>
        </w:r>
        <w:r>
          <w:fldChar w:fldCharType="separate"/>
        </w:r>
        <w:r>
          <w:t>- 11 -</w:t>
        </w:r>
        <w:r>
          <w:fldChar w:fldCharType="end"/>
        </w:r>
      </w:hyperlink>
    </w:p>
    <w:p w14:paraId="09921F81" w14:textId="77777777" w:rsidR="00491264" w:rsidRDefault="00A72FF7">
      <w:pPr>
        <w:pStyle w:val="a0"/>
        <w:ind w:firstLineChars="0" w:firstLine="0"/>
        <w:jc w:val="center"/>
        <w:rPr>
          <w:rFonts w:eastAsia="华文中宋" w:hAnsi="华文中宋" w:hint="eastAsia"/>
          <w:sz w:val="30"/>
          <w:szCs w:val="30"/>
        </w:rPr>
      </w:pPr>
      <w:r>
        <w:rPr>
          <w:rFonts w:eastAsia="华文中宋" w:hAnsi="华文中宋"/>
          <w:sz w:val="30"/>
          <w:szCs w:val="30"/>
        </w:rPr>
        <w:fldChar w:fldCharType="end"/>
      </w:r>
    </w:p>
    <w:p w14:paraId="45CF536E" w14:textId="77777777" w:rsidR="00491264" w:rsidRDefault="00491264">
      <w:pPr>
        <w:pStyle w:val="a0"/>
        <w:ind w:firstLineChars="0" w:firstLine="0"/>
        <w:jc w:val="center"/>
      </w:pPr>
    </w:p>
    <w:p w14:paraId="3DC08C50" w14:textId="77777777" w:rsidR="00491264" w:rsidRDefault="00491264">
      <w:pPr>
        <w:pStyle w:val="a0"/>
        <w:ind w:firstLineChars="0" w:firstLine="0"/>
        <w:sectPr w:rsidR="00491264">
          <w:footerReference w:type="first" r:id="rId11"/>
          <w:pgSz w:w="11906" w:h="16838"/>
          <w:pgMar w:top="1440" w:right="1797" w:bottom="1440" w:left="1797" w:header="851" w:footer="992" w:gutter="0"/>
          <w:pgNumType w:fmt="upperRoman" w:start="1"/>
          <w:cols w:space="425"/>
          <w:titlePg/>
          <w:docGrid w:type="lines" w:linePitch="312"/>
        </w:sectPr>
      </w:pPr>
    </w:p>
    <w:p w14:paraId="1ED39B60" w14:textId="77777777" w:rsidR="00491264" w:rsidRDefault="00A72FF7">
      <w:pPr>
        <w:pStyle w:val="1"/>
        <w:spacing w:before="312"/>
      </w:pPr>
      <w:bookmarkStart w:id="1" w:name="_Toc511421009"/>
      <w:bookmarkStart w:id="2" w:name="_Toc20263087"/>
      <w:r>
        <w:rPr>
          <w:rFonts w:hint="eastAsia"/>
        </w:rPr>
        <w:lastRenderedPageBreak/>
        <w:t>引言</w:t>
      </w:r>
      <w:bookmarkEnd w:id="1"/>
      <w:bookmarkEnd w:id="2"/>
    </w:p>
    <w:p w14:paraId="36FC8233" w14:textId="77777777" w:rsidR="00491264" w:rsidRDefault="00A72FF7">
      <w:pPr>
        <w:pStyle w:val="2"/>
      </w:pPr>
      <w:bookmarkStart w:id="3" w:name="_Toc373097935"/>
      <w:bookmarkStart w:id="4" w:name="_Toc20263088"/>
      <w:bookmarkStart w:id="5" w:name="_Toc511421010"/>
      <w:r>
        <w:rPr>
          <w:rFonts w:hint="eastAsia"/>
        </w:rPr>
        <w:t>编写目的</w:t>
      </w:r>
      <w:bookmarkEnd w:id="3"/>
      <w:bookmarkEnd w:id="4"/>
      <w:bookmarkEnd w:id="5"/>
    </w:p>
    <w:p w14:paraId="101BAD94" w14:textId="77777777" w:rsidR="00491264" w:rsidRDefault="00A72FF7">
      <w:pPr>
        <w:pStyle w:val="a0"/>
        <w:ind w:firstLine="480"/>
      </w:pPr>
      <w:r>
        <w:rPr>
          <w:rFonts w:hint="eastAsia"/>
        </w:rPr>
        <w:t>说明编写这份概要设计说明书的目的，指出预期读者。</w:t>
      </w:r>
    </w:p>
    <w:p w14:paraId="10DED272" w14:textId="77777777" w:rsidR="00491264" w:rsidRDefault="00A72FF7">
      <w:pPr>
        <w:pStyle w:val="2"/>
      </w:pPr>
      <w:bookmarkStart w:id="6" w:name="_Toc121896361"/>
      <w:bookmarkStart w:id="7" w:name="_Toc511421011"/>
      <w:bookmarkStart w:id="8" w:name="_Toc262715904"/>
      <w:bookmarkStart w:id="9" w:name="_Toc54408091"/>
      <w:bookmarkStart w:id="10" w:name="_Toc373097936"/>
      <w:bookmarkStart w:id="11" w:name="_Toc20263089"/>
      <w:r>
        <w:rPr>
          <w:rFonts w:hint="eastAsia"/>
        </w:rPr>
        <w:t>背景</w:t>
      </w:r>
      <w:bookmarkEnd w:id="6"/>
      <w:bookmarkEnd w:id="7"/>
      <w:bookmarkEnd w:id="8"/>
      <w:bookmarkEnd w:id="9"/>
      <w:bookmarkEnd w:id="10"/>
      <w:bookmarkEnd w:id="11"/>
    </w:p>
    <w:p w14:paraId="4F3C246C" w14:textId="77777777" w:rsidR="00491264" w:rsidRDefault="00A72FF7">
      <w:pPr>
        <w:pStyle w:val="a0"/>
        <w:ind w:firstLine="480"/>
      </w:pPr>
      <w:r>
        <w:rPr>
          <w:rFonts w:hint="eastAsia"/>
        </w:rPr>
        <w:t>描述系统产生的背景，包括：</w:t>
      </w:r>
    </w:p>
    <w:p w14:paraId="514E283D" w14:textId="77777777" w:rsidR="00491264" w:rsidRDefault="00A72FF7">
      <w:pPr>
        <w:pStyle w:val="a0"/>
        <w:numPr>
          <w:ilvl w:val="0"/>
          <w:numId w:val="2"/>
        </w:numPr>
        <w:ind w:firstLineChars="0"/>
      </w:pPr>
      <w:r>
        <w:rPr>
          <w:rFonts w:hint="eastAsia"/>
        </w:rPr>
        <w:t>需开发的软件系统的名称，和英文缩写（可选），项目编号（可选）；</w:t>
      </w:r>
    </w:p>
    <w:p w14:paraId="3E6A804E" w14:textId="77777777" w:rsidR="00491264" w:rsidRDefault="00A72FF7">
      <w:pPr>
        <w:pStyle w:val="a0"/>
        <w:numPr>
          <w:ilvl w:val="0"/>
          <w:numId w:val="2"/>
        </w:numPr>
        <w:ind w:firstLineChars="0"/>
      </w:pPr>
      <w:r>
        <w:rPr>
          <w:rFonts w:hint="eastAsia"/>
        </w:rPr>
        <w:t>列出此项目的任务提出者、开发者</w:t>
      </w:r>
    </w:p>
    <w:p w14:paraId="16C90981" w14:textId="77777777" w:rsidR="00491264" w:rsidRDefault="00A72FF7">
      <w:pPr>
        <w:pStyle w:val="a0"/>
        <w:numPr>
          <w:ilvl w:val="0"/>
          <w:numId w:val="2"/>
        </w:numPr>
        <w:ind w:firstLineChars="0"/>
      </w:pPr>
      <w:r>
        <w:rPr>
          <w:rFonts w:hint="eastAsia"/>
        </w:rPr>
        <w:t>软件系统应用范围、用户。</w:t>
      </w:r>
    </w:p>
    <w:p w14:paraId="397E532F" w14:textId="77777777" w:rsidR="00491264" w:rsidRDefault="00A72FF7">
      <w:pPr>
        <w:pStyle w:val="2"/>
      </w:pPr>
      <w:bookmarkStart w:id="12" w:name="_Toc262715905"/>
      <w:bookmarkStart w:id="13" w:name="_Toc121896362"/>
      <w:bookmarkStart w:id="14" w:name="_Toc373097937"/>
      <w:bookmarkStart w:id="15" w:name="_Toc511421012"/>
      <w:bookmarkStart w:id="16" w:name="_Toc20263090"/>
      <w:r>
        <w:rPr>
          <w:rFonts w:hint="eastAsia"/>
        </w:rPr>
        <w:t>术语</w:t>
      </w:r>
      <w:bookmarkEnd w:id="12"/>
      <w:bookmarkEnd w:id="13"/>
      <w:bookmarkEnd w:id="14"/>
      <w:bookmarkEnd w:id="15"/>
      <w:bookmarkEnd w:id="16"/>
    </w:p>
    <w:p w14:paraId="3E4A0A31" w14:textId="77777777" w:rsidR="00491264" w:rsidRDefault="00A72FF7">
      <w:pPr>
        <w:pStyle w:val="a0"/>
        <w:ind w:firstLine="480"/>
      </w:pPr>
      <w:r>
        <w:rPr>
          <w:rFonts w:hint="eastAsia"/>
        </w:rPr>
        <w:t>列出本文件中用到的专门术语、术语定义、外文首字母组词的原词组。</w:t>
      </w:r>
    </w:p>
    <w:p w14:paraId="3975C4A8" w14:textId="77777777" w:rsidR="00491264" w:rsidRDefault="00A72FF7">
      <w:pPr>
        <w:pStyle w:val="2"/>
      </w:pPr>
      <w:bookmarkStart w:id="17" w:name="_Toc373097938"/>
      <w:bookmarkStart w:id="18" w:name="_Toc20263091"/>
      <w:bookmarkStart w:id="19" w:name="_Toc511421013"/>
      <w:r>
        <w:rPr>
          <w:rFonts w:hint="eastAsia"/>
        </w:rPr>
        <w:t>参考资料</w:t>
      </w:r>
      <w:bookmarkEnd w:id="17"/>
      <w:bookmarkEnd w:id="18"/>
      <w:bookmarkEnd w:id="19"/>
    </w:p>
    <w:p w14:paraId="7606261D" w14:textId="77777777" w:rsidR="00491264" w:rsidRDefault="00A72FF7">
      <w:pPr>
        <w:pStyle w:val="a0"/>
        <w:ind w:firstLine="480"/>
      </w:pPr>
      <w:r>
        <w:rPr>
          <w:rFonts w:hint="eastAsia"/>
        </w:rPr>
        <w:t>本节列出用得着的参考资料，如：</w:t>
      </w:r>
    </w:p>
    <w:p w14:paraId="64F11281" w14:textId="77777777" w:rsidR="00491264" w:rsidRDefault="00A72FF7">
      <w:pPr>
        <w:pStyle w:val="a0"/>
        <w:numPr>
          <w:ilvl w:val="0"/>
          <w:numId w:val="3"/>
        </w:numPr>
        <w:ind w:firstLineChars="0"/>
        <w:rPr>
          <w:del w:id="20" w:author="gl" w:date="2025-01-07T11:01:00Z"/>
        </w:rPr>
      </w:pPr>
      <w:del w:id="21" w:author="gl" w:date="2025-01-07T11:01:00Z">
        <w:r>
          <w:rPr>
            <w:rFonts w:hint="eastAsia"/>
          </w:rPr>
          <w:delText>本项目经核准的计划任务书或合同、上级机关的批文；</w:delText>
        </w:r>
      </w:del>
    </w:p>
    <w:p w14:paraId="0F5FD554" w14:textId="77777777" w:rsidR="00491264" w:rsidRDefault="00A72FF7">
      <w:pPr>
        <w:pStyle w:val="a0"/>
        <w:numPr>
          <w:ilvl w:val="0"/>
          <w:numId w:val="3"/>
        </w:numPr>
        <w:ind w:firstLineChars="0"/>
      </w:pPr>
      <w:ins w:id="22" w:author="gl" w:date="2025-01-07T11:01:00Z">
        <w:r>
          <w:rPr>
            <w:rFonts w:hint="eastAsia"/>
          </w:rPr>
          <w:t>项目相关的参考资料，</w:t>
        </w:r>
      </w:ins>
      <w:ins w:id="23" w:author="gl" w:date="2025-01-07T11:02:00Z">
        <w:r>
          <w:rPr>
            <w:rFonts w:hint="eastAsia"/>
          </w:rPr>
          <w:t>包括</w:t>
        </w:r>
      </w:ins>
      <w:ins w:id="24" w:author="gl" w:date="2025-01-07T11:01:00Z">
        <w:r>
          <w:rPr>
            <w:rFonts w:hint="eastAsia"/>
          </w:rPr>
          <w:t>学术论文、技术博客、开源项目文档</w:t>
        </w:r>
      </w:ins>
      <w:ins w:id="25" w:author="gl" w:date="2025-01-07T11:02:00Z">
        <w:r>
          <w:rPr>
            <w:rFonts w:hint="eastAsia"/>
          </w:rPr>
          <w:t>等</w:t>
        </w:r>
      </w:ins>
      <w:del w:id="26" w:author="gl" w:date="2025-01-07T11:01:00Z">
        <w:r>
          <w:rPr>
            <w:rFonts w:hint="eastAsia"/>
          </w:rPr>
          <w:delText>属于本项目的其他已发表的文件</w:delText>
        </w:r>
      </w:del>
      <w:r>
        <w:rPr>
          <w:rFonts w:hint="eastAsia"/>
        </w:rPr>
        <w:t>；</w:t>
      </w:r>
    </w:p>
    <w:p w14:paraId="6A87B1A8" w14:textId="77777777" w:rsidR="00491264" w:rsidRDefault="00A72FF7">
      <w:pPr>
        <w:pStyle w:val="a0"/>
        <w:numPr>
          <w:ilvl w:val="0"/>
          <w:numId w:val="3"/>
        </w:numPr>
        <w:ind w:firstLineChars="0"/>
        <w:rPr>
          <w:del w:id="27" w:author="gl" w:date="2025-01-07T11:02:00Z"/>
        </w:rPr>
      </w:pPr>
      <w:del w:id="28" w:author="gl" w:date="2025-01-07T11:02:00Z">
        <w:r>
          <w:rPr>
            <w:rFonts w:hint="eastAsia"/>
          </w:rPr>
          <w:delText>本文件中各处引用的文件、资料、包括所要用到的软件开发标准。</w:delText>
        </w:r>
      </w:del>
    </w:p>
    <w:p w14:paraId="72B7786F" w14:textId="77777777" w:rsidR="00491264" w:rsidRDefault="00A72FF7">
      <w:pPr>
        <w:pStyle w:val="a0"/>
        <w:numPr>
          <w:ilvl w:val="0"/>
          <w:numId w:val="3"/>
        </w:numPr>
        <w:ind w:firstLineChars="0"/>
      </w:pPr>
      <w:r>
        <w:rPr>
          <w:rFonts w:hint="eastAsia"/>
        </w:rPr>
        <w:t>行业标准和规范。</w:t>
      </w:r>
    </w:p>
    <w:p w14:paraId="03942494" w14:textId="77777777" w:rsidR="00491264" w:rsidRDefault="00A72FF7">
      <w:pPr>
        <w:pStyle w:val="a0"/>
        <w:numPr>
          <w:ilvl w:val="0"/>
          <w:numId w:val="3"/>
        </w:numPr>
        <w:ind w:firstLineChars="0"/>
        <w:rPr>
          <w:ins w:id="29" w:author="gl" w:date="2025-01-07T11:01:00Z"/>
        </w:rPr>
      </w:pPr>
      <w:r>
        <w:rPr>
          <w:rFonts w:hint="eastAsia"/>
        </w:rPr>
        <w:t>列出这些文件资料的标题、文件编号、发表日期和出版单位。</w:t>
      </w:r>
    </w:p>
    <w:p w14:paraId="654BE4C1" w14:textId="77777777" w:rsidR="00491264" w:rsidRDefault="00491264">
      <w:pPr>
        <w:pStyle w:val="a0"/>
        <w:numPr>
          <w:ilvl w:val="0"/>
          <w:numId w:val="3"/>
        </w:numPr>
        <w:ind w:firstLineChars="0"/>
        <w:rPr>
          <w:del w:id="30" w:author="gl" w:date="2025-01-07T11:02:00Z"/>
        </w:rPr>
      </w:pPr>
    </w:p>
    <w:p w14:paraId="2B93B9A6" w14:textId="77777777" w:rsidR="00491264" w:rsidRDefault="00A72FF7">
      <w:pPr>
        <w:pStyle w:val="1"/>
        <w:spacing w:before="312"/>
      </w:pPr>
      <w:bookmarkStart w:id="31" w:name="_Toc54408094"/>
      <w:bookmarkStart w:id="32" w:name="_Toc121896363"/>
      <w:bookmarkStart w:id="33" w:name="_Toc20263092"/>
      <w:bookmarkStart w:id="34" w:name="_Toc262715906"/>
      <w:bookmarkStart w:id="35" w:name="_Toc373097939"/>
      <w:bookmarkStart w:id="36" w:name="_Toc511421014"/>
      <w:r>
        <w:rPr>
          <w:rFonts w:hint="eastAsia"/>
        </w:rPr>
        <w:t>总体设计</w:t>
      </w:r>
      <w:bookmarkEnd w:id="31"/>
      <w:bookmarkEnd w:id="32"/>
      <w:bookmarkEnd w:id="33"/>
      <w:bookmarkEnd w:id="34"/>
      <w:bookmarkEnd w:id="35"/>
      <w:bookmarkEnd w:id="36"/>
    </w:p>
    <w:p w14:paraId="5D45E09B" w14:textId="77777777" w:rsidR="00491264" w:rsidRDefault="00A72FF7">
      <w:pPr>
        <w:pStyle w:val="2"/>
      </w:pPr>
      <w:bookmarkStart w:id="37" w:name="_Toc373097940"/>
      <w:bookmarkStart w:id="38" w:name="_Toc511421015"/>
      <w:bookmarkStart w:id="39" w:name="_Toc20263093"/>
      <w:r>
        <w:rPr>
          <w:rFonts w:hint="eastAsia"/>
        </w:rPr>
        <w:t>系统体系结构</w:t>
      </w:r>
      <w:bookmarkEnd w:id="37"/>
      <w:bookmarkEnd w:id="38"/>
      <w:bookmarkEnd w:id="39"/>
    </w:p>
    <w:p w14:paraId="5CC68933" w14:textId="77777777" w:rsidR="00491264" w:rsidRDefault="00A72FF7">
      <w:pPr>
        <w:pStyle w:val="a0"/>
        <w:ind w:firstLine="480"/>
      </w:pPr>
      <w:r>
        <w:rPr>
          <w:rFonts w:cs="宋体" w:hint="eastAsia"/>
          <w:szCs w:val="24"/>
        </w:rPr>
        <w:t>体系结构决定领域问题结构设计的走向，是系统设计的蓝图。</w:t>
      </w:r>
      <w:r>
        <w:rPr>
          <w:rFonts w:hint="eastAsia"/>
        </w:rPr>
        <w:t>编制并描述系统的体系结构图，并说明系统的运行原理。</w:t>
      </w:r>
    </w:p>
    <w:p w14:paraId="478A6323" w14:textId="77777777" w:rsidR="00491264" w:rsidRDefault="00A72FF7">
      <w:pPr>
        <w:pStyle w:val="a0"/>
        <w:ind w:firstLine="482"/>
        <w:rPr>
          <w:b/>
          <w:bCs/>
        </w:rPr>
      </w:pPr>
      <w:r>
        <w:rPr>
          <w:rFonts w:hint="eastAsia"/>
          <w:b/>
          <w:bCs/>
        </w:rPr>
        <w:t>水平示例：</w:t>
      </w:r>
    </w:p>
    <w:p w14:paraId="230A07FD" w14:textId="77777777" w:rsidR="00491264" w:rsidRDefault="00A72FF7">
      <w:pPr>
        <w:spacing w:line="360" w:lineRule="auto"/>
        <w:ind w:firstLineChars="200" w:firstLine="480"/>
        <w:rPr>
          <w:sz w:val="24"/>
          <w:szCs w:val="24"/>
        </w:rPr>
      </w:pPr>
      <w:r>
        <w:rPr>
          <w:rFonts w:hint="eastAsia"/>
          <w:sz w:val="24"/>
          <w:szCs w:val="24"/>
        </w:rPr>
        <w:t>本系统分层结构，见图</w:t>
      </w:r>
      <w:r>
        <w:rPr>
          <w:rFonts w:hint="eastAsia"/>
          <w:sz w:val="24"/>
          <w:szCs w:val="24"/>
        </w:rPr>
        <w:t>2</w:t>
      </w:r>
      <w:r>
        <w:rPr>
          <w:sz w:val="24"/>
          <w:szCs w:val="24"/>
        </w:rPr>
        <w:t>-1</w:t>
      </w:r>
      <w:r>
        <w:rPr>
          <w:rFonts w:hint="eastAsia"/>
          <w:sz w:val="24"/>
          <w:szCs w:val="24"/>
        </w:rPr>
        <w:t>。</w:t>
      </w:r>
    </w:p>
    <w:p w14:paraId="52E13952" w14:textId="77777777" w:rsidR="00491264" w:rsidRDefault="00A72FF7">
      <w:pPr>
        <w:spacing w:line="240" w:lineRule="auto"/>
        <w:jc w:val="center"/>
      </w:pPr>
      <w:r>
        <w:rPr>
          <w:noProof/>
        </w:rPr>
        <w:drawing>
          <wp:inline distT="0" distB="0" distL="0" distR="0" wp14:anchorId="2040CD26" wp14:editId="710AEE9D">
            <wp:extent cx="4886325" cy="16287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886325" cy="1628775"/>
                    </a:xfrm>
                    <a:prstGeom prst="rect">
                      <a:avLst/>
                    </a:prstGeom>
                    <a:noFill/>
                    <a:ln>
                      <a:noFill/>
                    </a:ln>
                  </pic:spPr>
                </pic:pic>
              </a:graphicData>
            </a:graphic>
          </wp:inline>
        </w:drawing>
      </w:r>
    </w:p>
    <w:p w14:paraId="2560D269" w14:textId="77777777" w:rsidR="00491264" w:rsidRDefault="00A72FF7">
      <w:pPr>
        <w:jc w:val="center"/>
      </w:pPr>
      <w:r>
        <w:rPr>
          <w:rFonts w:hint="eastAsia"/>
        </w:rPr>
        <w:t>图</w:t>
      </w:r>
      <w:r>
        <w:rPr>
          <w:rFonts w:hint="eastAsia"/>
        </w:rPr>
        <w:t>2</w:t>
      </w:r>
      <w:r>
        <w:t xml:space="preserve">-1 </w:t>
      </w:r>
      <w:r>
        <w:rPr>
          <w:rFonts w:hint="eastAsia"/>
        </w:rPr>
        <w:t>系统分层结构</w:t>
      </w:r>
    </w:p>
    <w:p w14:paraId="0E74D4E6" w14:textId="77777777" w:rsidR="00491264" w:rsidRDefault="00A72FF7">
      <w:pPr>
        <w:spacing w:line="360" w:lineRule="auto"/>
        <w:ind w:firstLine="420"/>
        <w:rPr>
          <w:rFonts w:ascii="宋体" w:hAnsi="宋体" w:cs="宋体" w:hint="eastAsia"/>
          <w:sz w:val="24"/>
          <w:szCs w:val="24"/>
        </w:rPr>
      </w:pPr>
      <w:r>
        <w:rPr>
          <w:rFonts w:cs="宋体" w:hint="eastAsia"/>
          <w:sz w:val="24"/>
          <w:szCs w:val="24"/>
        </w:rPr>
        <w:t>根据系统的分层结构，该系统选择符合</w:t>
      </w:r>
      <w:r>
        <w:rPr>
          <w:rFonts w:cs="宋体"/>
          <w:sz w:val="24"/>
          <w:szCs w:val="24"/>
        </w:rPr>
        <w:t>J2EE</w:t>
      </w:r>
      <w:r>
        <w:rPr>
          <w:rFonts w:cs="宋体" w:hint="eastAsia"/>
          <w:sz w:val="24"/>
          <w:szCs w:val="24"/>
        </w:rPr>
        <w:t>规范的</w:t>
      </w:r>
      <w:r>
        <w:rPr>
          <w:rFonts w:cs="宋体"/>
          <w:sz w:val="24"/>
          <w:szCs w:val="24"/>
        </w:rPr>
        <w:t>Tomcat</w:t>
      </w:r>
      <w:r>
        <w:rPr>
          <w:rFonts w:cs="宋体" w:hint="eastAsia"/>
          <w:sz w:val="24"/>
          <w:szCs w:val="24"/>
        </w:rPr>
        <w:t>中间件。客户层选用</w:t>
      </w:r>
      <w:r>
        <w:rPr>
          <w:rFonts w:cs="宋体"/>
          <w:sz w:val="24"/>
          <w:szCs w:val="24"/>
        </w:rPr>
        <w:t>JSP</w:t>
      </w:r>
      <w:r>
        <w:rPr>
          <w:rFonts w:cs="宋体" w:hint="eastAsia"/>
          <w:sz w:val="24"/>
          <w:szCs w:val="24"/>
        </w:rPr>
        <w:t>组件；业务流程层选用</w:t>
      </w:r>
      <w:r>
        <w:rPr>
          <w:rFonts w:cs="宋体"/>
          <w:sz w:val="24"/>
          <w:szCs w:val="24"/>
        </w:rPr>
        <w:t>Action</w:t>
      </w:r>
      <w:r>
        <w:rPr>
          <w:rFonts w:cs="宋体" w:hint="eastAsia"/>
          <w:sz w:val="24"/>
          <w:szCs w:val="24"/>
        </w:rPr>
        <w:t>组件；业务模型层、数据访问层和实体</w:t>
      </w:r>
      <w:r>
        <w:rPr>
          <w:rFonts w:cs="宋体" w:hint="eastAsia"/>
          <w:sz w:val="24"/>
          <w:szCs w:val="24"/>
        </w:rPr>
        <w:lastRenderedPageBreak/>
        <w:t>对象层选用</w:t>
      </w:r>
      <w:r>
        <w:rPr>
          <w:rFonts w:cs="宋体"/>
          <w:sz w:val="24"/>
          <w:szCs w:val="24"/>
        </w:rPr>
        <w:t>JavaBean</w:t>
      </w:r>
      <w:r>
        <w:rPr>
          <w:rFonts w:cs="宋体" w:hint="eastAsia"/>
          <w:sz w:val="24"/>
          <w:szCs w:val="24"/>
        </w:rPr>
        <w:t>组件；控制层选用</w:t>
      </w:r>
      <w:r>
        <w:rPr>
          <w:rFonts w:ascii="宋体" w:hAnsi="宋体" w:hint="eastAsia"/>
          <w:color w:val="000000"/>
          <w:sz w:val="24"/>
          <w:szCs w:val="24"/>
        </w:rPr>
        <w:t>FilterDispatcher</w:t>
      </w:r>
      <w:r>
        <w:rPr>
          <w:rFonts w:ascii="宋体" w:hAnsi="宋体" w:cs="宋体" w:hint="eastAsia"/>
          <w:sz w:val="24"/>
          <w:szCs w:val="24"/>
        </w:rPr>
        <w:t xml:space="preserve"> 组件。见图3-2。</w:t>
      </w:r>
    </w:p>
    <w:p w14:paraId="33182B5C" w14:textId="77777777" w:rsidR="00491264" w:rsidRDefault="00A72FF7">
      <w:pPr>
        <w:spacing w:line="360" w:lineRule="auto"/>
        <w:ind w:firstLine="420"/>
        <w:rPr>
          <w:rFonts w:ascii="宋体" w:hAnsi="宋体" w:cs="宋体" w:hint="eastAsia"/>
          <w:sz w:val="24"/>
          <w:szCs w:val="24"/>
        </w:rPr>
      </w:pPr>
      <w:r>
        <w:rPr>
          <w:rFonts w:ascii="宋体" w:hAnsi="宋体" w:cs="宋体"/>
          <w:noProof/>
          <w:sz w:val="24"/>
        </w:rPr>
        <w:drawing>
          <wp:inline distT="0" distB="0" distL="0" distR="0" wp14:anchorId="4B70E5A2" wp14:editId="45266792">
            <wp:extent cx="4686300" cy="15144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686300" cy="1514475"/>
                    </a:xfrm>
                    <a:prstGeom prst="rect">
                      <a:avLst/>
                    </a:prstGeom>
                    <a:noFill/>
                    <a:ln>
                      <a:noFill/>
                    </a:ln>
                  </pic:spPr>
                </pic:pic>
              </a:graphicData>
            </a:graphic>
          </wp:inline>
        </w:drawing>
      </w:r>
    </w:p>
    <w:p w14:paraId="41443DEA" w14:textId="77777777" w:rsidR="00491264" w:rsidRDefault="00A72FF7">
      <w:pPr>
        <w:ind w:firstLine="420"/>
        <w:jc w:val="center"/>
        <w:rPr>
          <w:rFonts w:cs="宋体"/>
          <w:color w:val="FF0000"/>
        </w:rPr>
      </w:pPr>
      <w:r>
        <w:rPr>
          <w:rFonts w:hint="eastAsia"/>
        </w:rPr>
        <w:t>图</w:t>
      </w:r>
      <w:r>
        <w:rPr>
          <w:rFonts w:hint="eastAsia"/>
        </w:rPr>
        <w:t>2</w:t>
      </w:r>
      <w:r>
        <w:t>-2</w:t>
      </w:r>
      <w:r>
        <w:rPr>
          <w:rFonts w:hint="eastAsia"/>
          <w:color w:val="000000"/>
        </w:rPr>
        <w:t>各层组件图</w:t>
      </w:r>
    </w:p>
    <w:p w14:paraId="72081D83" w14:textId="77777777" w:rsidR="00491264" w:rsidRDefault="00A72FF7">
      <w:pPr>
        <w:pStyle w:val="a0"/>
        <w:ind w:firstLine="482"/>
        <w:rPr>
          <w:b/>
          <w:bCs/>
        </w:rPr>
      </w:pPr>
      <w:r>
        <w:rPr>
          <w:rFonts w:hint="eastAsia"/>
          <w:b/>
          <w:bCs/>
        </w:rPr>
        <w:t>垂直示例：</w:t>
      </w:r>
    </w:p>
    <w:tbl>
      <w:tblPr>
        <w:tblW w:w="0" w:type="auto"/>
        <w:jc w:val="center"/>
        <w:tblBorders>
          <w:insideV w:val="single" w:sz="4" w:space="0" w:color="000000"/>
        </w:tblBorders>
        <w:tblLook w:val="04A0" w:firstRow="1" w:lastRow="0" w:firstColumn="1" w:lastColumn="0" w:noHBand="0" w:noVBand="1"/>
      </w:tblPr>
      <w:tblGrid>
        <w:gridCol w:w="8306"/>
      </w:tblGrid>
      <w:tr w:rsidR="00491264" w14:paraId="7235B338" w14:textId="77777777">
        <w:trPr>
          <w:jc w:val="center"/>
        </w:trPr>
        <w:tc>
          <w:tcPr>
            <w:tcW w:w="8528" w:type="dxa"/>
          </w:tcPr>
          <w:p w14:paraId="3C610CD2" w14:textId="77777777" w:rsidR="00491264" w:rsidRDefault="00A72FF7">
            <w:pPr>
              <w:pStyle w:val="af7"/>
              <w:spacing w:before="156"/>
            </w:pPr>
            <w:r>
              <w:object w:dxaOrig="6707" w:dyaOrig="5507" w14:anchorId="6D601F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5.35pt;height:275.3pt" o:ole="">
                  <v:imagedata r:id="rId14" o:title=""/>
                </v:shape>
                <o:OLEObject Type="Embed" ProgID="Visio.Drawing.11" ShapeID="_x0000_i1025" DrawAspect="Content" ObjectID="_1836374519" r:id="rId15"/>
              </w:object>
            </w:r>
          </w:p>
        </w:tc>
      </w:tr>
      <w:tr w:rsidR="00491264" w14:paraId="02248B6B" w14:textId="77777777">
        <w:trPr>
          <w:jc w:val="center"/>
        </w:trPr>
        <w:tc>
          <w:tcPr>
            <w:tcW w:w="8528" w:type="dxa"/>
          </w:tcPr>
          <w:p w14:paraId="112970DF" w14:textId="77777777" w:rsidR="00491264" w:rsidRDefault="00A72FF7">
            <w:pPr>
              <w:pStyle w:val="af5"/>
              <w:spacing w:after="156"/>
              <w:rPr>
                <w:ins w:id="40" w:author="gl" w:date="2025-01-07T11:32:00Z"/>
              </w:rPr>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2</w:t>
            </w:r>
            <w:r>
              <w:fldChar w:fldCharType="end"/>
            </w:r>
            <w:r>
              <w:noBreakHyphen/>
            </w:r>
            <w:r>
              <w:rPr>
                <w:rFonts w:hint="eastAsia"/>
              </w:rPr>
              <w:t>3</w:t>
            </w:r>
            <w:r>
              <w:t xml:space="preserve"> </w:t>
            </w:r>
            <w:r>
              <w:rPr>
                <w:rFonts w:hint="eastAsia"/>
              </w:rPr>
              <w:t>系统体系结构图</w:t>
            </w:r>
          </w:p>
          <w:p w14:paraId="7DDBC27F" w14:textId="77777777" w:rsidR="00491264" w:rsidRDefault="00A72FF7">
            <w:pPr>
              <w:pStyle w:val="af5"/>
              <w:spacing w:after="156"/>
              <w:rPr>
                <w:ins w:id="41" w:author="gl" w:date="2025-01-07T11:33:00Z"/>
              </w:rPr>
            </w:pPr>
            <w:ins w:id="42" w:author="gl" w:date="2025-01-07T11:32:00Z">
              <w:r>
                <w:rPr>
                  <w:noProof/>
                </w:rPr>
                <w:lastRenderedPageBreak/>
                <w:drawing>
                  <wp:anchor distT="0" distB="0" distL="114300" distR="114300" simplePos="0" relativeHeight="251659264" behindDoc="0" locked="0" layoutInCell="1" allowOverlap="1" wp14:anchorId="1B9A25EC" wp14:editId="03AD9758">
                    <wp:simplePos x="0" y="0"/>
                    <wp:positionH relativeFrom="column">
                      <wp:posOffset>135890</wp:posOffset>
                    </wp:positionH>
                    <wp:positionV relativeFrom="paragraph">
                      <wp:posOffset>242570</wp:posOffset>
                    </wp:positionV>
                    <wp:extent cx="4544060" cy="3437255"/>
                    <wp:effectExtent l="0" t="0" r="2540" b="4445"/>
                    <wp:wrapTopAndBottom/>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6"/>
                            <a:stretch>
                              <a:fillRect/>
                            </a:stretch>
                          </pic:blipFill>
                          <pic:spPr>
                            <a:xfrm>
                              <a:off x="0" y="0"/>
                              <a:ext cx="4544060" cy="3437255"/>
                            </a:xfrm>
                            <a:prstGeom prst="rect">
                              <a:avLst/>
                            </a:prstGeom>
                            <a:noFill/>
                            <a:ln>
                              <a:noFill/>
                            </a:ln>
                          </pic:spPr>
                        </pic:pic>
                      </a:graphicData>
                    </a:graphic>
                  </wp:anchor>
                </w:drawing>
              </w:r>
            </w:ins>
            <w:ins w:id="43" w:author="gl" w:date="2025-01-07T11:33:00Z">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2</w:t>
              </w:r>
              <w:r>
                <w:fldChar w:fldCharType="end"/>
              </w:r>
              <w:r>
                <w:noBreakHyphen/>
              </w:r>
              <w:r>
                <w:rPr>
                  <w:rFonts w:hint="eastAsia"/>
                </w:rPr>
                <w:t>3</w:t>
              </w:r>
              <w:r>
                <w:t xml:space="preserve"> </w:t>
              </w:r>
              <w:r>
                <w:rPr>
                  <w:rFonts w:hint="eastAsia"/>
                </w:rPr>
                <w:t>系统体系结构图</w:t>
              </w:r>
            </w:ins>
          </w:p>
          <w:p w14:paraId="72C177C5" w14:textId="77777777" w:rsidR="00491264" w:rsidRDefault="00491264">
            <w:pPr>
              <w:pStyle w:val="a0"/>
              <w:ind w:firstLine="480"/>
            </w:pPr>
          </w:p>
          <w:p w14:paraId="031CC7AB" w14:textId="77777777" w:rsidR="00491264" w:rsidRDefault="00491264">
            <w:pPr>
              <w:pStyle w:val="a0"/>
              <w:ind w:firstLine="480"/>
            </w:pPr>
          </w:p>
        </w:tc>
      </w:tr>
    </w:tbl>
    <w:p w14:paraId="4F05465D" w14:textId="77777777" w:rsidR="00491264" w:rsidRDefault="00A72FF7">
      <w:pPr>
        <w:pStyle w:val="a0"/>
        <w:ind w:firstLine="480"/>
        <w:rPr>
          <w:ins w:id="44" w:author="gl" w:date="2025-01-07T11:33:00Z"/>
        </w:rPr>
        <w:pPrChange w:id="45" w:author="gl" w:date="2025-01-07T11:07:00Z">
          <w:pPr>
            <w:pStyle w:val="2"/>
          </w:pPr>
        </w:pPrChange>
      </w:pPr>
      <w:bookmarkStart w:id="46" w:name="_Toc373097941"/>
      <w:bookmarkStart w:id="47" w:name="_Toc511421016"/>
      <w:bookmarkStart w:id="48" w:name="_Toc20263094"/>
      <w:ins w:id="49" w:author="gl" w:date="2025-01-07T11:07:00Z">
        <w:r>
          <w:rPr>
            <w:rFonts w:hint="eastAsia"/>
            <w:rPrChange w:id="50" w:author="gl" w:date="2025-01-07T11:07:00Z">
              <w:rPr>
                <w:rFonts w:hint="eastAsia"/>
                <w:color w:val="0070C0"/>
              </w:rPr>
            </w:rPrChange>
          </w:rPr>
          <w:lastRenderedPageBreak/>
          <w:t>在描述系统分层结构时，结合人工智能项目特点，明确各层在数据处理、算法实现、模型训练与部署等方面的职责，例如数据层负责数据的存储、检索和预处理，业务层实现人工智能算法和模型的核心逻辑，控制层协调各层之间的交互和业务流程；选择适合人工智能项目的中间件和技术框架，如选用</w:t>
        </w:r>
        <w:r>
          <w:rPr>
            <w:rPrChange w:id="51" w:author="gl" w:date="2025-01-07T11:07:00Z">
              <w:rPr>
                <w:color w:val="0070C0"/>
              </w:rPr>
            </w:rPrChange>
          </w:rPr>
          <w:t>GPU</w:t>
        </w:r>
        <w:r>
          <w:rPr>
            <w:rFonts w:hint="eastAsia"/>
            <w:rPrChange w:id="52" w:author="gl" w:date="2025-01-07T11:07:00Z">
              <w:rPr>
                <w:rFonts w:hint="eastAsia"/>
                <w:color w:val="0070C0"/>
              </w:rPr>
            </w:rPrChange>
          </w:rPr>
          <w:t>加速的深度学习框架；绘制系统体系结构图时，突出人工智能相关组件和模块，如模型训练模块、模型评估模块、数据预处理模块等，以及它们之间的数据流和控制流。</w:t>
        </w:r>
      </w:ins>
    </w:p>
    <w:p w14:paraId="18693AFE" w14:textId="77777777" w:rsidR="00491264" w:rsidRPr="00491264" w:rsidRDefault="00491264">
      <w:pPr>
        <w:pStyle w:val="a0"/>
        <w:ind w:firstLine="480"/>
        <w:rPr>
          <w:ins w:id="53" w:author="gl" w:date="2025-01-07T11:07:00Z"/>
          <w:rPrChange w:id="54" w:author="gl" w:date="2025-01-07T11:07:00Z">
            <w:rPr>
              <w:ins w:id="55" w:author="gl" w:date="2025-01-07T11:07:00Z"/>
              <w:color w:val="0070C0"/>
            </w:rPr>
          </w:rPrChange>
        </w:rPr>
        <w:pPrChange w:id="56" w:author="gl" w:date="2025-01-07T11:07:00Z">
          <w:pPr>
            <w:pStyle w:val="2"/>
          </w:pPr>
        </w:pPrChange>
      </w:pPr>
    </w:p>
    <w:p w14:paraId="1808F2F9" w14:textId="77777777" w:rsidR="00491264" w:rsidRDefault="00A72FF7">
      <w:pPr>
        <w:pStyle w:val="2"/>
        <w:rPr>
          <w:color w:val="0070C0"/>
        </w:rPr>
      </w:pPr>
      <w:r>
        <w:rPr>
          <w:rFonts w:hint="eastAsia"/>
          <w:color w:val="0070C0"/>
        </w:rPr>
        <w:t>系统总体功能结构</w:t>
      </w:r>
      <w:bookmarkEnd w:id="46"/>
      <w:bookmarkEnd w:id="47"/>
      <w:bookmarkEnd w:id="48"/>
    </w:p>
    <w:p w14:paraId="2A5E05FD" w14:textId="77777777" w:rsidR="00491264" w:rsidRDefault="00A72FF7">
      <w:pPr>
        <w:pStyle w:val="a0"/>
        <w:ind w:firstLine="480"/>
      </w:pPr>
      <w:ins w:id="57" w:author="gl" w:date="2025-01-07T11:34:00Z">
        <w:r>
          <w:rPr>
            <w:rFonts w:hint="eastAsia"/>
          </w:rPr>
          <w:t>系统功能结构图中的功能模块</w:t>
        </w:r>
      </w:ins>
      <w:ins w:id="58" w:author="gl" w:date="2025-01-07T11:35:00Z">
        <w:r>
          <w:rPr>
            <w:rFonts w:hint="eastAsia"/>
          </w:rPr>
          <w:t>可以包含：</w:t>
        </w:r>
      </w:ins>
      <w:ins w:id="59" w:author="gl" w:date="2025-01-07T11:34:00Z">
        <w:r>
          <w:rPr>
            <w:rFonts w:hint="eastAsia"/>
          </w:rPr>
          <w:t>数据采集与预处理、模型构建与训练、模型评估与优化、智能服务提供等主要部分</w:t>
        </w:r>
      </w:ins>
      <w:ins w:id="60" w:author="gl" w:date="2025-01-07T11:35:00Z">
        <w:r>
          <w:rPr>
            <w:rFonts w:hint="eastAsia"/>
          </w:rPr>
          <w:t>。</w:t>
        </w:r>
      </w:ins>
      <w:ins w:id="61" w:author="gl" w:date="2025-01-07T11:34:00Z">
        <w:r>
          <w:rPr>
            <w:rFonts w:hint="eastAsia"/>
          </w:rPr>
          <w:t>描述各功能模块之间的交互关系，例如数据采集与预处理模块为模型构建与训练模块提供高质量的数据，模型评估与优化模块根据评估结果对模型进行调整，智能服务提供模块利用训练好的模型为用户提供智能预测、分类、推荐等服务；对每个功能模块的功能进行简要概述，强调其在实现智能系统整体目标中的作用。</w:t>
        </w:r>
      </w:ins>
      <w:del w:id="62" w:author="gl" w:date="2025-01-07T11:34:00Z">
        <w:r>
          <w:rPr>
            <w:rFonts w:hint="eastAsia"/>
          </w:rPr>
          <w:delText>。</w:delText>
        </w:r>
      </w:del>
    </w:p>
    <w:p w14:paraId="741871FB" w14:textId="77777777" w:rsidR="00491264" w:rsidRDefault="00A72FF7">
      <w:pPr>
        <w:pStyle w:val="a0"/>
        <w:ind w:firstLine="482"/>
      </w:pPr>
      <w:r>
        <w:rPr>
          <w:rFonts w:hint="eastAsia"/>
          <w:b/>
        </w:rPr>
        <w:t>示例</w:t>
      </w:r>
      <w:r>
        <w:rPr>
          <w:rFonts w:hint="eastAsia"/>
        </w:rPr>
        <w:t>：</w:t>
      </w:r>
    </w:p>
    <w:tbl>
      <w:tblPr>
        <w:tblW w:w="0" w:type="auto"/>
        <w:jc w:val="center"/>
        <w:tblBorders>
          <w:insideV w:val="single" w:sz="4" w:space="0" w:color="000000"/>
        </w:tblBorders>
        <w:tblLook w:val="04A0" w:firstRow="1" w:lastRow="0" w:firstColumn="1" w:lastColumn="0" w:noHBand="0" w:noVBand="1"/>
      </w:tblPr>
      <w:tblGrid>
        <w:gridCol w:w="8306"/>
      </w:tblGrid>
      <w:tr w:rsidR="00491264" w14:paraId="7E932A81" w14:textId="77777777">
        <w:trPr>
          <w:jc w:val="center"/>
        </w:trPr>
        <w:tc>
          <w:tcPr>
            <w:tcW w:w="8306" w:type="dxa"/>
          </w:tcPr>
          <w:p w14:paraId="68D9976D" w14:textId="77777777" w:rsidR="00491264" w:rsidRDefault="00A72FF7">
            <w:pPr>
              <w:pStyle w:val="af7"/>
              <w:spacing w:before="156"/>
              <w:rPr>
                <w:color w:val="0000FF"/>
              </w:rPr>
            </w:pPr>
            <w:r>
              <w:object w:dxaOrig="7467" w:dyaOrig="2760" w14:anchorId="3593BED2">
                <v:shape id="_x0000_i1026" type="#_x0000_t75" style="width:373.5pt;height:137.85pt" o:ole="">
                  <v:imagedata r:id="rId17" o:title=""/>
                </v:shape>
                <o:OLEObject Type="Embed" ProgID="Visio.Drawing.11" ShapeID="_x0000_i1026" DrawAspect="Content" ObjectID="_1836374520" r:id="rId18"/>
              </w:object>
            </w:r>
          </w:p>
        </w:tc>
      </w:tr>
    </w:tbl>
    <w:p w14:paraId="6ED28501" w14:textId="77777777" w:rsidR="00491264" w:rsidRDefault="00A72FF7">
      <w:pPr>
        <w:pStyle w:val="af5"/>
        <w:spacing w:after="156"/>
        <w:rPr>
          <w:ins w:id="63" w:author="gl" w:date="2025-01-07T11:42:00Z"/>
        </w:rPr>
      </w:pPr>
      <w:bookmarkStart w:id="64" w:name="_Toc373097942"/>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t xml:space="preserve"> </w:t>
      </w:r>
      <w:r>
        <w:rPr>
          <w:rFonts w:hint="eastAsia"/>
        </w:rPr>
        <w:t>系统功能结构图</w:t>
      </w:r>
    </w:p>
    <w:p w14:paraId="1D45782B" w14:textId="77777777" w:rsidR="00491264" w:rsidRDefault="00A72FF7">
      <w:pPr>
        <w:pStyle w:val="af5"/>
        <w:spacing w:after="156"/>
        <w:rPr>
          <w:ins w:id="65" w:author="gl" w:date="2025-01-07T11:42:00Z"/>
        </w:rPr>
      </w:pPr>
      <w:ins w:id="66" w:author="gl" w:date="2025-01-07T11:42:00Z">
        <w:r>
          <w:rPr>
            <w:rFonts w:ascii="宋体" w:hAnsi="宋体" w:cs="宋体"/>
            <w:noProof/>
            <w:sz w:val="24"/>
            <w:szCs w:val="24"/>
          </w:rPr>
          <w:drawing>
            <wp:anchor distT="0" distB="0" distL="114300" distR="114300" simplePos="0" relativeHeight="251660288" behindDoc="0" locked="0" layoutInCell="1" allowOverlap="1" wp14:anchorId="000C4C72" wp14:editId="72DD4FD5">
              <wp:simplePos x="0" y="0"/>
              <wp:positionH relativeFrom="column">
                <wp:posOffset>467360</wp:posOffset>
              </wp:positionH>
              <wp:positionV relativeFrom="paragraph">
                <wp:posOffset>78740</wp:posOffset>
              </wp:positionV>
              <wp:extent cx="4123055" cy="2877185"/>
              <wp:effectExtent l="0" t="0" r="4445" b="5715"/>
              <wp:wrapTopAndBottom/>
              <wp:docPr id="8"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56"/>
                      <pic:cNvPicPr>
                        <a:picLocks noChangeAspect="1"/>
                      </pic:cNvPicPr>
                    </pic:nvPicPr>
                    <pic:blipFill>
                      <a:blip r:embed="rId19"/>
                      <a:stretch>
                        <a:fillRect/>
                      </a:stretch>
                    </pic:blipFill>
                    <pic:spPr>
                      <a:xfrm>
                        <a:off x="0" y="0"/>
                        <a:ext cx="4123055" cy="2877185"/>
                      </a:xfrm>
                      <a:prstGeom prst="rect">
                        <a:avLst/>
                      </a:prstGeom>
                      <a:noFill/>
                      <a:ln w="9525">
                        <a:noFill/>
                      </a:ln>
                    </pic:spPr>
                  </pic:pic>
                </a:graphicData>
              </a:graphic>
            </wp:anchor>
          </w:drawing>
        </w: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t xml:space="preserve"> </w:t>
        </w:r>
        <w:r>
          <w:rPr>
            <w:rFonts w:hint="eastAsia"/>
          </w:rPr>
          <w:t>系统功能结构图</w:t>
        </w:r>
      </w:ins>
    </w:p>
    <w:p w14:paraId="0D1FC664" w14:textId="77777777" w:rsidR="00491264" w:rsidRDefault="00491264">
      <w:pPr>
        <w:pStyle w:val="a0"/>
        <w:ind w:firstLine="480"/>
      </w:pPr>
    </w:p>
    <w:p w14:paraId="170AA9B8" w14:textId="77777777" w:rsidR="00491264" w:rsidRDefault="00A72FF7">
      <w:pPr>
        <w:pStyle w:val="2"/>
      </w:pPr>
      <w:bookmarkStart w:id="67" w:name="_Toc20263095"/>
      <w:bookmarkStart w:id="68" w:name="_Toc511421017"/>
      <w:r>
        <w:rPr>
          <w:rFonts w:hint="eastAsia"/>
        </w:rPr>
        <w:t>运行环境</w:t>
      </w:r>
      <w:bookmarkEnd w:id="64"/>
      <w:bookmarkEnd w:id="67"/>
      <w:bookmarkEnd w:id="68"/>
    </w:p>
    <w:p w14:paraId="0F1DC4F3" w14:textId="77777777" w:rsidR="00491264" w:rsidRDefault="00A72FF7">
      <w:pPr>
        <w:pStyle w:val="a0"/>
        <w:ind w:firstLine="480"/>
      </w:pPr>
      <w:r>
        <w:rPr>
          <w:rFonts w:hint="eastAsia"/>
        </w:rPr>
        <w:t>说明本产品的运行环境（包括硬件环境和软件环境）的规定。根据不同类型、不同规模的项目，项目组可以对以下内容做增减。</w:t>
      </w:r>
    </w:p>
    <w:p w14:paraId="04194E3C" w14:textId="77777777" w:rsidR="00491264" w:rsidRDefault="00A72FF7">
      <w:pPr>
        <w:spacing w:line="360" w:lineRule="auto"/>
        <w:rPr>
          <w:sz w:val="24"/>
          <w:szCs w:val="24"/>
        </w:rPr>
      </w:pPr>
      <w:r>
        <w:rPr>
          <w:rFonts w:hint="eastAsia"/>
          <w:sz w:val="24"/>
          <w:szCs w:val="24"/>
        </w:rPr>
        <w:t>运行环境设计包括网络结构，硬件、软件环境。</w:t>
      </w:r>
    </w:p>
    <w:p w14:paraId="59DB10DD" w14:textId="77777777" w:rsidR="00491264" w:rsidRDefault="00A72FF7">
      <w:pPr>
        <w:spacing w:line="360" w:lineRule="auto"/>
        <w:ind w:firstLineChars="200" w:firstLine="480"/>
        <w:rPr>
          <w:sz w:val="24"/>
          <w:szCs w:val="24"/>
        </w:rPr>
      </w:pPr>
      <w:r>
        <w:rPr>
          <w:rFonts w:hint="eastAsia"/>
          <w:sz w:val="24"/>
          <w:szCs w:val="24"/>
        </w:rPr>
        <w:t>本系统的网络拓扑图如图</w:t>
      </w:r>
      <w:r>
        <w:rPr>
          <w:sz w:val="24"/>
          <w:szCs w:val="24"/>
        </w:rPr>
        <w:t xml:space="preserve">3- </w:t>
      </w:r>
      <w:r>
        <w:rPr>
          <w:rFonts w:hint="eastAsia"/>
          <w:sz w:val="24"/>
          <w:szCs w:val="24"/>
        </w:rPr>
        <w:t>。</w:t>
      </w:r>
    </w:p>
    <w:p w14:paraId="4422C98C" w14:textId="77777777" w:rsidR="00491264" w:rsidRDefault="00A72FF7">
      <w:pPr>
        <w:spacing w:line="240" w:lineRule="auto"/>
        <w:jc w:val="center"/>
      </w:pPr>
      <w:r>
        <w:rPr>
          <w:rFonts w:cs="Times New Roman"/>
        </w:rPr>
        <w:object w:dxaOrig="5280" w:dyaOrig="3960" w14:anchorId="2F4C94D8">
          <v:shape id="_x0000_i1027" type="#_x0000_t75" style="width:264.15pt;height:197.9pt" o:ole="">
            <v:imagedata r:id="rId20" o:title=""/>
          </v:shape>
          <o:OLEObject Type="Embed" ProgID="Visio.Drawing.11" ShapeID="_x0000_i1027" DrawAspect="Content" ObjectID="_1836374521" r:id="rId21"/>
        </w:object>
      </w:r>
    </w:p>
    <w:p w14:paraId="059AE2D8" w14:textId="77777777" w:rsidR="00491264" w:rsidRDefault="00A72FF7">
      <w:pPr>
        <w:jc w:val="center"/>
      </w:pPr>
      <w:r>
        <w:rPr>
          <w:rFonts w:hint="eastAsia"/>
        </w:rPr>
        <w:t>图</w:t>
      </w:r>
      <w:r>
        <w:t>3-2</w:t>
      </w:r>
      <w:r>
        <w:rPr>
          <w:rFonts w:hint="eastAsia"/>
        </w:rPr>
        <w:t>网络拓扑图</w:t>
      </w:r>
    </w:p>
    <w:p w14:paraId="21FD29EC" w14:textId="77777777" w:rsidR="00491264" w:rsidRDefault="00A72FF7">
      <w:pPr>
        <w:pStyle w:val="a0"/>
        <w:ind w:firstLine="480"/>
        <w:rPr>
          <w:szCs w:val="24"/>
        </w:rPr>
      </w:pPr>
      <w:r>
        <w:rPr>
          <w:rFonts w:hint="eastAsia"/>
          <w:szCs w:val="24"/>
        </w:rPr>
        <w:t>本系统提供本地和远程两种访问系统的用户机，及局域网用户机和远程用户机。</w:t>
      </w:r>
    </w:p>
    <w:p w14:paraId="083E1815" w14:textId="77777777" w:rsidR="00491264" w:rsidRDefault="00A72FF7">
      <w:pPr>
        <w:spacing w:line="360" w:lineRule="auto"/>
        <w:ind w:firstLine="435"/>
        <w:rPr>
          <w:sz w:val="24"/>
          <w:szCs w:val="24"/>
        </w:rPr>
      </w:pPr>
      <w:r>
        <w:rPr>
          <w:rFonts w:hint="eastAsia"/>
          <w:sz w:val="24"/>
          <w:szCs w:val="24"/>
        </w:rPr>
        <w:t>数据库服务器：</w:t>
      </w:r>
    </w:p>
    <w:p w14:paraId="512E8CD5" w14:textId="77777777" w:rsidR="00491264" w:rsidRDefault="00A72FF7">
      <w:pPr>
        <w:numPr>
          <w:ilvl w:val="0"/>
          <w:numId w:val="4"/>
        </w:numPr>
        <w:spacing w:line="360" w:lineRule="auto"/>
        <w:rPr>
          <w:sz w:val="24"/>
          <w:szCs w:val="24"/>
        </w:rPr>
      </w:pPr>
      <w:r>
        <w:rPr>
          <w:sz w:val="24"/>
          <w:szCs w:val="24"/>
        </w:rPr>
        <w:t>IP</w:t>
      </w:r>
      <w:r>
        <w:rPr>
          <w:rFonts w:hint="eastAsia"/>
          <w:sz w:val="24"/>
          <w:szCs w:val="24"/>
        </w:rPr>
        <w:t>：</w:t>
      </w:r>
      <w:r>
        <w:rPr>
          <w:sz w:val="24"/>
          <w:szCs w:val="24"/>
        </w:rPr>
        <w:t>59.73.87.105</w:t>
      </w:r>
    </w:p>
    <w:p w14:paraId="01DDB1DB" w14:textId="77777777" w:rsidR="00491264" w:rsidRDefault="00A72FF7">
      <w:pPr>
        <w:numPr>
          <w:ilvl w:val="0"/>
          <w:numId w:val="4"/>
        </w:numPr>
        <w:spacing w:line="360" w:lineRule="auto"/>
        <w:rPr>
          <w:sz w:val="24"/>
          <w:szCs w:val="24"/>
        </w:rPr>
      </w:pPr>
      <w:r>
        <w:rPr>
          <w:rFonts w:hint="eastAsia"/>
          <w:sz w:val="24"/>
          <w:szCs w:val="24"/>
        </w:rPr>
        <w:t>网关：</w:t>
      </w:r>
      <w:r>
        <w:rPr>
          <w:sz w:val="24"/>
          <w:szCs w:val="24"/>
        </w:rPr>
        <w:t>59.73.87.254</w:t>
      </w:r>
    </w:p>
    <w:p w14:paraId="30FCD64E" w14:textId="77777777" w:rsidR="00491264" w:rsidRDefault="00A72FF7">
      <w:pPr>
        <w:numPr>
          <w:ilvl w:val="0"/>
          <w:numId w:val="4"/>
        </w:numPr>
        <w:spacing w:line="360" w:lineRule="auto"/>
        <w:rPr>
          <w:sz w:val="24"/>
          <w:szCs w:val="24"/>
        </w:rPr>
      </w:pPr>
      <w:r>
        <w:rPr>
          <w:rFonts w:hint="eastAsia"/>
          <w:sz w:val="24"/>
          <w:szCs w:val="24"/>
        </w:rPr>
        <w:t>端口：</w:t>
      </w:r>
      <w:r>
        <w:rPr>
          <w:sz w:val="24"/>
          <w:szCs w:val="24"/>
        </w:rPr>
        <w:t>3306</w:t>
      </w:r>
    </w:p>
    <w:p w14:paraId="6EB64D92" w14:textId="77777777" w:rsidR="00491264" w:rsidRDefault="00A72FF7">
      <w:pPr>
        <w:numPr>
          <w:ilvl w:val="0"/>
          <w:numId w:val="4"/>
        </w:numPr>
        <w:spacing w:line="360" w:lineRule="auto"/>
        <w:rPr>
          <w:sz w:val="24"/>
          <w:szCs w:val="24"/>
        </w:rPr>
      </w:pPr>
      <w:r>
        <w:rPr>
          <w:rFonts w:hint="eastAsia"/>
          <w:sz w:val="24"/>
          <w:szCs w:val="24"/>
        </w:rPr>
        <w:t>用户名：</w:t>
      </w:r>
      <w:r>
        <w:rPr>
          <w:sz w:val="24"/>
          <w:szCs w:val="24"/>
        </w:rPr>
        <w:t>root</w:t>
      </w:r>
    </w:p>
    <w:p w14:paraId="62CAC5B6" w14:textId="77777777" w:rsidR="00491264" w:rsidRDefault="00A72FF7">
      <w:pPr>
        <w:numPr>
          <w:ilvl w:val="0"/>
          <w:numId w:val="4"/>
        </w:numPr>
        <w:spacing w:line="360" w:lineRule="auto"/>
        <w:rPr>
          <w:sz w:val="24"/>
          <w:szCs w:val="24"/>
        </w:rPr>
      </w:pPr>
      <w:r>
        <w:rPr>
          <w:rFonts w:hint="eastAsia"/>
          <w:sz w:val="24"/>
          <w:szCs w:val="24"/>
        </w:rPr>
        <w:t>密码：</w:t>
      </w:r>
      <w:r>
        <w:rPr>
          <w:sz w:val="24"/>
          <w:szCs w:val="24"/>
        </w:rPr>
        <w:t>123456</w:t>
      </w:r>
    </w:p>
    <w:p w14:paraId="180FB1B5" w14:textId="77777777" w:rsidR="00491264" w:rsidRDefault="00A72FF7">
      <w:pPr>
        <w:spacing w:line="360" w:lineRule="auto"/>
        <w:ind w:firstLine="435"/>
        <w:rPr>
          <w:sz w:val="24"/>
          <w:szCs w:val="24"/>
        </w:rPr>
      </w:pPr>
      <w:r>
        <w:rPr>
          <w:sz w:val="24"/>
          <w:szCs w:val="24"/>
        </w:rPr>
        <w:t>Web</w:t>
      </w:r>
      <w:r>
        <w:rPr>
          <w:rFonts w:hint="eastAsia"/>
          <w:sz w:val="24"/>
          <w:szCs w:val="24"/>
        </w:rPr>
        <w:t>服务器：</w:t>
      </w:r>
    </w:p>
    <w:p w14:paraId="2D213762" w14:textId="77777777" w:rsidR="00491264" w:rsidRDefault="00A72FF7">
      <w:pPr>
        <w:numPr>
          <w:ilvl w:val="0"/>
          <w:numId w:val="5"/>
        </w:numPr>
        <w:spacing w:line="360" w:lineRule="auto"/>
        <w:rPr>
          <w:sz w:val="24"/>
          <w:szCs w:val="24"/>
        </w:rPr>
      </w:pPr>
      <w:r>
        <w:rPr>
          <w:sz w:val="24"/>
          <w:szCs w:val="24"/>
        </w:rPr>
        <w:t>IP</w:t>
      </w:r>
      <w:r>
        <w:rPr>
          <w:rFonts w:hint="eastAsia"/>
          <w:sz w:val="24"/>
          <w:szCs w:val="24"/>
        </w:rPr>
        <w:t>：</w:t>
      </w:r>
      <w:r>
        <w:rPr>
          <w:sz w:val="24"/>
          <w:szCs w:val="24"/>
        </w:rPr>
        <w:t>59.73.87.106</w:t>
      </w:r>
    </w:p>
    <w:p w14:paraId="6E568124" w14:textId="77777777" w:rsidR="00491264" w:rsidRDefault="00A72FF7">
      <w:pPr>
        <w:numPr>
          <w:ilvl w:val="0"/>
          <w:numId w:val="5"/>
        </w:numPr>
        <w:spacing w:line="360" w:lineRule="auto"/>
        <w:rPr>
          <w:sz w:val="24"/>
          <w:szCs w:val="24"/>
        </w:rPr>
      </w:pPr>
      <w:r>
        <w:rPr>
          <w:rFonts w:hint="eastAsia"/>
          <w:sz w:val="24"/>
          <w:szCs w:val="24"/>
        </w:rPr>
        <w:t>网关：</w:t>
      </w:r>
      <w:r>
        <w:rPr>
          <w:sz w:val="24"/>
          <w:szCs w:val="24"/>
        </w:rPr>
        <w:t>59.73.87.254</w:t>
      </w:r>
    </w:p>
    <w:p w14:paraId="07A53A6B" w14:textId="77777777" w:rsidR="00491264" w:rsidRDefault="00A72FF7">
      <w:pPr>
        <w:numPr>
          <w:ilvl w:val="0"/>
          <w:numId w:val="5"/>
        </w:numPr>
        <w:spacing w:line="360" w:lineRule="auto"/>
        <w:rPr>
          <w:sz w:val="24"/>
          <w:szCs w:val="24"/>
        </w:rPr>
      </w:pPr>
      <w:r>
        <w:rPr>
          <w:rFonts w:hint="eastAsia"/>
          <w:sz w:val="24"/>
          <w:szCs w:val="24"/>
        </w:rPr>
        <w:t>端口：</w:t>
      </w:r>
      <w:r>
        <w:rPr>
          <w:sz w:val="24"/>
          <w:szCs w:val="24"/>
        </w:rPr>
        <w:t>8080</w:t>
      </w:r>
    </w:p>
    <w:p w14:paraId="68BEC38E" w14:textId="77777777" w:rsidR="00491264" w:rsidRDefault="00A72FF7">
      <w:pPr>
        <w:numPr>
          <w:ilvl w:val="0"/>
          <w:numId w:val="5"/>
        </w:numPr>
        <w:spacing w:line="360" w:lineRule="auto"/>
        <w:rPr>
          <w:rFonts w:ascii="宋体" w:hAnsi="宋体" w:hint="eastAsia"/>
          <w:sz w:val="24"/>
          <w:szCs w:val="24"/>
        </w:rPr>
      </w:pPr>
      <w:r>
        <w:rPr>
          <w:rFonts w:ascii="宋体" w:hAnsi="宋体" w:cs="宋体" w:hint="eastAsia"/>
          <w:sz w:val="24"/>
          <w:szCs w:val="24"/>
        </w:rPr>
        <w:t>域名：http://www.</w:t>
      </w:r>
      <w:r>
        <w:rPr>
          <w:rFonts w:ascii="宋体" w:hAnsi="宋体" w:hint="eastAsia"/>
          <w:sz w:val="24"/>
          <w:szCs w:val="24"/>
        </w:rPr>
        <w:t>***。</w:t>
      </w:r>
    </w:p>
    <w:p w14:paraId="796110A0" w14:textId="77777777" w:rsidR="00491264" w:rsidRDefault="00A72FF7">
      <w:pPr>
        <w:pStyle w:val="3"/>
        <w:rPr>
          <w:ins w:id="69" w:author="gl" w:date="2025-01-07T11:44:00Z"/>
        </w:rPr>
      </w:pPr>
      <w:bookmarkStart w:id="70" w:name="_Toc511421018"/>
      <w:bookmarkStart w:id="71" w:name="_Toc20263096"/>
      <w:bookmarkStart w:id="72" w:name="_Toc373097943"/>
      <w:r>
        <w:rPr>
          <w:rFonts w:hint="eastAsia"/>
        </w:rPr>
        <w:t>硬件环境</w:t>
      </w:r>
      <w:bookmarkEnd w:id="70"/>
      <w:bookmarkEnd w:id="71"/>
      <w:bookmarkEnd w:id="72"/>
    </w:p>
    <w:p w14:paraId="1BC7B580" w14:textId="77777777" w:rsidR="00491264" w:rsidRDefault="00A72FF7">
      <w:pPr>
        <w:pStyle w:val="a0"/>
        <w:ind w:firstLine="480"/>
        <w:pPrChange w:id="73" w:author="gl" w:date="2025-01-07T11:44:00Z">
          <w:pPr>
            <w:pStyle w:val="a0"/>
          </w:pPr>
        </w:pPrChange>
      </w:pPr>
      <w:ins w:id="74" w:author="gl" w:date="2025-01-07T11:44:00Z">
        <w:r>
          <w:rPr>
            <w:rFonts w:hint="eastAsia"/>
            <w:rPrChange w:id="75" w:author="gl" w:date="2025-01-07T11:44:00Z">
              <w:rPr>
                <w:rFonts w:ascii="Segoe UI" w:eastAsia="Segoe UI" w:hAnsi="Segoe UI" w:cs="Segoe UI" w:hint="eastAsia"/>
                <w:color w:val="000000"/>
                <w:sz w:val="14"/>
                <w:szCs w:val="14"/>
              </w:rPr>
            </w:rPrChange>
          </w:rPr>
          <w:t>模型训练和运行所需的硬件资源，如</w:t>
        </w:r>
        <w:r>
          <w:rPr>
            <w:rPrChange w:id="76" w:author="gl" w:date="2025-01-07T11:44:00Z">
              <w:rPr>
                <w:rFonts w:ascii="Segoe UI" w:eastAsia="Segoe UI" w:hAnsi="Segoe UI" w:cs="Segoe UI"/>
                <w:color w:val="000000"/>
                <w:sz w:val="14"/>
                <w:szCs w:val="14"/>
              </w:rPr>
            </w:rPrChange>
          </w:rPr>
          <w:t>GPU</w:t>
        </w:r>
        <w:r>
          <w:rPr>
            <w:rFonts w:hint="eastAsia"/>
            <w:rPrChange w:id="77" w:author="gl" w:date="2025-01-07T11:44:00Z">
              <w:rPr>
                <w:rFonts w:ascii="Segoe UI" w:eastAsia="Segoe UI" w:hAnsi="Segoe UI" w:cs="Segoe UI" w:hint="eastAsia"/>
                <w:color w:val="000000"/>
                <w:sz w:val="14"/>
                <w:szCs w:val="14"/>
              </w:rPr>
            </w:rPrChange>
          </w:rPr>
          <w:t>或</w:t>
        </w:r>
        <w:r>
          <w:rPr>
            <w:rPrChange w:id="78" w:author="gl" w:date="2025-01-07T11:44:00Z">
              <w:rPr>
                <w:rFonts w:ascii="Segoe UI" w:eastAsia="Segoe UI" w:hAnsi="Segoe UI" w:cs="Segoe UI"/>
                <w:color w:val="000000"/>
                <w:sz w:val="14"/>
                <w:szCs w:val="14"/>
              </w:rPr>
            </w:rPrChange>
          </w:rPr>
          <w:t>TPU</w:t>
        </w:r>
        <w:r>
          <w:rPr>
            <w:rFonts w:hint="eastAsia"/>
            <w:rPrChange w:id="79" w:author="gl" w:date="2025-01-07T11:44:00Z">
              <w:rPr>
                <w:rFonts w:ascii="Segoe UI" w:eastAsia="Segoe UI" w:hAnsi="Segoe UI" w:cs="Segoe UI" w:hint="eastAsia"/>
                <w:color w:val="000000"/>
                <w:sz w:val="14"/>
                <w:szCs w:val="14"/>
              </w:rPr>
            </w:rPrChange>
          </w:rPr>
          <w:t>的型号、数量、内存要求；对于边缘计算场景下的智能应用，说明终端设备的硬件要求，如智能手机、物联网设备等在运行模型时的处理器性能、内存限制和传感器支持情况。</w:t>
        </w:r>
      </w:ins>
    </w:p>
    <w:p w14:paraId="578AAE37" w14:textId="77777777" w:rsidR="00491264" w:rsidRDefault="00A72FF7">
      <w:pPr>
        <w:pStyle w:val="a0"/>
        <w:numPr>
          <w:ilvl w:val="0"/>
          <w:numId w:val="6"/>
        </w:numPr>
        <w:ind w:firstLineChars="0"/>
        <w:rPr>
          <w:del w:id="80" w:author="gl" w:date="2025-01-07T11:44:00Z"/>
        </w:rPr>
      </w:pPr>
      <w:del w:id="81" w:author="gl" w:date="2025-01-07T11:44:00Z">
        <w:r>
          <w:rPr>
            <w:rFonts w:hint="eastAsia"/>
          </w:rPr>
          <w:lastRenderedPageBreak/>
          <w:delText>描述本软件运行对服务器、客户端的硬件要求：</w:delText>
        </w:r>
      </w:del>
    </w:p>
    <w:p w14:paraId="7E4A4F17" w14:textId="77777777" w:rsidR="00491264" w:rsidRDefault="00A72FF7">
      <w:pPr>
        <w:pStyle w:val="a0"/>
        <w:ind w:firstLine="480"/>
        <w:rPr>
          <w:del w:id="82" w:author="gl" w:date="2025-01-07T11:44:00Z"/>
        </w:rPr>
      </w:pPr>
      <w:del w:id="83" w:author="gl" w:date="2025-01-07T11:44:00Z">
        <w:r>
          <w:rPr>
            <w:rFonts w:hint="eastAsia"/>
          </w:rPr>
          <w:delText>服务器：主要描述设备名称、设备型号、设备数量、处理器型号及内存容量；</w:delText>
        </w:r>
      </w:del>
    </w:p>
    <w:p w14:paraId="03C920C4" w14:textId="77777777" w:rsidR="00491264" w:rsidRDefault="00A72FF7">
      <w:pPr>
        <w:pStyle w:val="a0"/>
        <w:ind w:firstLine="480"/>
        <w:rPr>
          <w:del w:id="84" w:author="gl" w:date="2025-01-07T11:44:00Z"/>
        </w:rPr>
      </w:pPr>
      <w:del w:id="85" w:author="gl" w:date="2025-01-07T11:44:00Z">
        <w:r>
          <w:rPr>
            <w:rFonts w:hint="eastAsia"/>
          </w:rPr>
          <w:delText>客户端：主要描述客户端的内存、处理器、硬盘容量。</w:delText>
        </w:r>
      </w:del>
    </w:p>
    <w:p w14:paraId="55FAB8F9" w14:textId="77777777" w:rsidR="00491264" w:rsidRDefault="00A72FF7">
      <w:pPr>
        <w:pStyle w:val="a0"/>
        <w:numPr>
          <w:ilvl w:val="0"/>
          <w:numId w:val="6"/>
        </w:numPr>
        <w:ind w:firstLineChars="0"/>
        <w:rPr>
          <w:del w:id="86" w:author="gl" w:date="2025-01-07T11:44:00Z"/>
        </w:rPr>
      </w:pPr>
      <w:del w:id="87" w:author="gl" w:date="2025-01-07T11:44:00Z">
        <w:r>
          <w:rPr>
            <w:rFonts w:hint="eastAsia"/>
          </w:rPr>
          <w:delText>描述本软件运行所使用的外围设备，主要包括：</w:delText>
        </w:r>
      </w:del>
    </w:p>
    <w:p w14:paraId="0E970406" w14:textId="77777777" w:rsidR="00491264" w:rsidRDefault="00A72FF7">
      <w:pPr>
        <w:pStyle w:val="a0"/>
        <w:ind w:firstLine="480"/>
        <w:rPr>
          <w:del w:id="88" w:author="gl" w:date="2025-01-07T11:44:00Z"/>
        </w:rPr>
      </w:pPr>
      <w:del w:id="89" w:author="gl" w:date="2025-01-07T11:44:00Z">
        <w:r>
          <w:rPr>
            <w:rFonts w:hint="eastAsia"/>
          </w:rPr>
          <w:delText>外存储设备的容量、媒体及其存储格式、设备型号和数量等；</w:delText>
        </w:r>
      </w:del>
    </w:p>
    <w:p w14:paraId="52820C4E" w14:textId="77777777" w:rsidR="00491264" w:rsidRDefault="00A72FF7">
      <w:pPr>
        <w:pStyle w:val="a0"/>
        <w:ind w:firstLine="480"/>
        <w:rPr>
          <w:del w:id="90" w:author="gl" w:date="2025-01-07T11:44:00Z"/>
        </w:rPr>
      </w:pPr>
      <w:del w:id="91" w:author="gl" w:date="2025-01-07T11:44:00Z">
        <w:r>
          <w:rPr>
            <w:rFonts w:hint="eastAsia"/>
          </w:rPr>
          <w:delText>输入</w:delText>
        </w:r>
        <w:r>
          <w:rPr>
            <w:rFonts w:hint="eastAsia"/>
          </w:rPr>
          <w:delText>/</w:delText>
        </w:r>
        <w:r>
          <w:rPr>
            <w:rFonts w:hint="eastAsia"/>
          </w:rPr>
          <w:delText>输出设备的型号和数量等；</w:delText>
        </w:r>
      </w:del>
    </w:p>
    <w:p w14:paraId="621EFA07" w14:textId="77777777" w:rsidR="00491264" w:rsidRDefault="00A72FF7">
      <w:pPr>
        <w:pStyle w:val="a0"/>
        <w:ind w:firstLine="480"/>
        <w:rPr>
          <w:del w:id="92" w:author="gl" w:date="2025-01-07T11:44:00Z"/>
        </w:rPr>
      </w:pPr>
      <w:del w:id="93" w:author="gl" w:date="2025-01-07T11:44:00Z">
        <w:r>
          <w:rPr>
            <w:rFonts w:hint="eastAsia"/>
          </w:rPr>
          <w:delText>数据通信设备的型号和数量等；</w:delText>
        </w:r>
      </w:del>
    </w:p>
    <w:p w14:paraId="596ADBBF" w14:textId="77777777" w:rsidR="00491264" w:rsidRDefault="00A72FF7">
      <w:pPr>
        <w:pStyle w:val="a0"/>
        <w:ind w:firstLine="480"/>
        <w:rPr>
          <w:del w:id="94" w:author="gl" w:date="2025-01-07T11:44:00Z"/>
        </w:rPr>
      </w:pPr>
      <w:del w:id="95" w:author="gl" w:date="2025-01-07T11:44:00Z">
        <w:r>
          <w:rPr>
            <w:rFonts w:hint="eastAsia"/>
          </w:rPr>
          <w:delText>其它专用硬件。</w:delText>
        </w:r>
      </w:del>
    </w:p>
    <w:p w14:paraId="737D1C3B" w14:textId="77777777" w:rsidR="00491264" w:rsidRDefault="00A72FF7">
      <w:pPr>
        <w:pStyle w:val="3"/>
      </w:pPr>
      <w:bookmarkStart w:id="96" w:name="_Toc373097944"/>
      <w:bookmarkStart w:id="97" w:name="_Toc511421019"/>
      <w:bookmarkStart w:id="98" w:name="_Toc20263097"/>
      <w:r>
        <w:rPr>
          <w:rFonts w:hint="eastAsia"/>
        </w:rPr>
        <w:t>软件环境</w:t>
      </w:r>
      <w:bookmarkEnd w:id="96"/>
      <w:bookmarkEnd w:id="97"/>
      <w:bookmarkEnd w:id="98"/>
    </w:p>
    <w:p w14:paraId="21B0E837" w14:textId="77777777" w:rsidR="00491264" w:rsidRDefault="00A72FF7">
      <w:pPr>
        <w:pStyle w:val="a0"/>
        <w:ind w:firstLine="480"/>
        <w:rPr>
          <w:del w:id="99" w:author="gl" w:date="2025-01-07T11:46:00Z"/>
        </w:rPr>
      </w:pPr>
      <w:del w:id="100" w:author="gl" w:date="2025-01-07T11:46:00Z">
        <w:r>
          <w:rPr>
            <w:rFonts w:hint="eastAsia"/>
          </w:rPr>
          <w:delText>描述本软件运行所使用的计算机软件及版本，包括：</w:delText>
        </w:r>
      </w:del>
    </w:p>
    <w:p w14:paraId="1AC9454C" w14:textId="77777777" w:rsidR="00491264" w:rsidRDefault="00A72FF7">
      <w:pPr>
        <w:pStyle w:val="a0"/>
        <w:numPr>
          <w:ilvl w:val="0"/>
          <w:numId w:val="7"/>
        </w:numPr>
        <w:ind w:firstLineChars="0"/>
        <w:rPr>
          <w:del w:id="101" w:author="gl" w:date="2025-01-07T11:46:00Z"/>
        </w:rPr>
      </w:pPr>
      <w:del w:id="102" w:author="gl" w:date="2025-01-07T11:46:00Z">
        <w:r>
          <w:rPr>
            <w:rFonts w:hint="eastAsia"/>
          </w:rPr>
          <w:delText>操作系统；</w:delText>
        </w:r>
      </w:del>
    </w:p>
    <w:p w14:paraId="36743ABE" w14:textId="77777777" w:rsidR="00491264" w:rsidRDefault="00A72FF7">
      <w:pPr>
        <w:pStyle w:val="a0"/>
        <w:numPr>
          <w:ilvl w:val="0"/>
          <w:numId w:val="7"/>
        </w:numPr>
        <w:ind w:firstLineChars="0"/>
        <w:rPr>
          <w:del w:id="103" w:author="gl" w:date="2025-01-07T11:46:00Z"/>
        </w:rPr>
      </w:pPr>
      <w:del w:id="104" w:author="gl" w:date="2025-01-07T11:46:00Z">
        <w:r>
          <w:rPr>
            <w:rFonts w:hint="eastAsia"/>
          </w:rPr>
          <w:delText>数据库系统；</w:delText>
        </w:r>
      </w:del>
    </w:p>
    <w:p w14:paraId="23FE6577" w14:textId="77777777" w:rsidR="00491264" w:rsidRDefault="00A72FF7">
      <w:pPr>
        <w:pStyle w:val="a0"/>
        <w:numPr>
          <w:ilvl w:val="0"/>
          <w:numId w:val="7"/>
        </w:numPr>
        <w:ind w:firstLineChars="0"/>
        <w:rPr>
          <w:del w:id="105" w:author="gl" w:date="2025-01-07T11:46:00Z"/>
        </w:rPr>
      </w:pPr>
      <w:del w:id="106" w:author="gl" w:date="2025-01-07T11:46:00Z">
        <w:r>
          <w:rPr>
            <w:rFonts w:hint="eastAsia"/>
          </w:rPr>
          <w:delText>开发平台及工具；</w:delText>
        </w:r>
      </w:del>
    </w:p>
    <w:p w14:paraId="718742EB" w14:textId="77777777" w:rsidR="00491264" w:rsidRDefault="00A72FF7">
      <w:pPr>
        <w:pStyle w:val="a0"/>
        <w:numPr>
          <w:ilvl w:val="0"/>
          <w:numId w:val="7"/>
        </w:numPr>
        <w:ind w:firstLineChars="0"/>
        <w:rPr>
          <w:del w:id="107" w:author="gl" w:date="2025-01-07T11:46:00Z"/>
        </w:rPr>
      </w:pPr>
      <w:del w:id="108" w:author="gl" w:date="2025-01-07T11:46:00Z">
        <w:r>
          <w:rPr>
            <w:rFonts w:hint="eastAsia"/>
          </w:rPr>
          <w:delText>通信协议；</w:delText>
        </w:r>
      </w:del>
    </w:p>
    <w:p w14:paraId="6D1F3684" w14:textId="77777777" w:rsidR="00491264" w:rsidRDefault="00A72FF7">
      <w:pPr>
        <w:pStyle w:val="a0"/>
        <w:widowControl/>
        <w:spacing w:line="240" w:lineRule="auto"/>
        <w:ind w:firstLineChars="0" w:firstLine="480"/>
        <w:jc w:val="left"/>
        <w:rPr>
          <w:ins w:id="109" w:author="gl" w:date="2025-01-07T11:46:00Z"/>
        </w:rPr>
        <w:pPrChange w:id="110" w:author="gl" w:date="2025-01-07T11:46:00Z">
          <w:pPr>
            <w:pStyle w:val="a0"/>
            <w:ind w:firstLineChars="0" w:firstLine="0"/>
          </w:pPr>
        </w:pPrChange>
      </w:pPr>
      <w:del w:id="111" w:author="gl" w:date="2025-01-07T11:46:00Z">
        <w:r>
          <w:rPr>
            <w:rFonts w:hint="eastAsia"/>
          </w:rPr>
          <w:delText>其他软件。</w:delText>
        </w:r>
      </w:del>
      <w:ins w:id="112" w:author="gl" w:date="2025-01-07T11:46:00Z">
        <w:r>
          <w:rPr>
            <w:rFonts w:hint="eastAsia"/>
            <w:rPrChange w:id="113" w:author="gl" w:date="2025-01-07T11:46:00Z">
              <w:rPr>
                <w:rFonts w:ascii="Segoe UI" w:eastAsia="Segoe UI" w:hAnsi="Segoe UI" w:cs="Segoe UI" w:hint="eastAsia"/>
                <w:color w:val="000000"/>
                <w:sz w:val="14"/>
                <w:szCs w:val="14"/>
              </w:rPr>
            </w:rPrChange>
          </w:rPr>
          <w:t>列出项目所需的软件依赖，包括操作系统（如</w:t>
        </w:r>
        <w:r>
          <w:rPr>
            <w:rPrChange w:id="114" w:author="gl" w:date="2025-01-07T11:46:00Z">
              <w:rPr>
                <w:rFonts w:ascii="Segoe UI" w:eastAsia="Segoe UI" w:hAnsi="Segoe UI" w:cs="Segoe UI"/>
                <w:color w:val="000000"/>
                <w:sz w:val="14"/>
                <w:szCs w:val="14"/>
              </w:rPr>
            </w:rPrChange>
          </w:rPr>
          <w:t>Linux</w:t>
        </w:r>
        <w:r>
          <w:rPr>
            <w:rFonts w:hint="eastAsia"/>
            <w:rPrChange w:id="115" w:author="gl" w:date="2025-01-07T11:46:00Z">
              <w:rPr>
                <w:rFonts w:ascii="Segoe UI" w:eastAsia="Segoe UI" w:hAnsi="Segoe UI" w:cs="Segoe UI" w:hint="eastAsia"/>
                <w:color w:val="000000"/>
                <w:sz w:val="14"/>
                <w:szCs w:val="14"/>
              </w:rPr>
            </w:rPrChange>
          </w:rPr>
          <w:t>、</w:t>
        </w:r>
        <w:r>
          <w:rPr>
            <w:rPrChange w:id="116" w:author="gl" w:date="2025-01-07T11:46:00Z">
              <w:rPr>
                <w:rFonts w:ascii="Segoe UI" w:eastAsia="Segoe UI" w:hAnsi="Segoe UI" w:cs="Segoe UI"/>
                <w:color w:val="000000"/>
                <w:sz w:val="14"/>
                <w:szCs w:val="14"/>
              </w:rPr>
            </w:rPrChange>
          </w:rPr>
          <w:t>Windows Server</w:t>
        </w:r>
        <w:r>
          <w:rPr>
            <w:rFonts w:hint="eastAsia"/>
            <w:rPrChange w:id="117" w:author="gl" w:date="2025-01-07T11:46:00Z">
              <w:rPr>
                <w:rFonts w:ascii="Segoe UI" w:eastAsia="Segoe UI" w:hAnsi="Segoe UI" w:cs="Segoe UI" w:hint="eastAsia"/>
                <w:color w:val="000000"/>
                <w:sz w:val="14"/>
                <w:szCs w:val="14"/>
              </w:rPr>
            </w:rPrChange>
          </w:rPr>
          <w:t>等）、数据库管理系统（如</w:t>
        </w:r>
        <w:r>
          <w:rPr>
            <w:rPrChange w:id="118" w:author="gl" w:date="2025-01-07T11:46:00Z">
              <w:rPr>
                <w:rFonts w:ascii="Segoe UI" w:eastAsia="Segoe UI" w:hAnsi="Segoe UI" w:cs="Segoe UI"/>
                <w:color w:val="000000"/>
                <w:sz w:val="14"/>
                <w:szCs w:val="14"/>
              </w:rPr>
            </w:rPrChange>
          </w:rPr>
          <w:t>MySQL</w:t>
        </w:r>
        <w:r>
          <w:rPr>
            <w:rFonts w:hint="eastAsia"/>
            <w:rPrChange w:id="119" w:author="gl" w:date="2025-01-07T11:46:00Z">
              <w:rPr>
                <w:rFonts w:ascii="Segoe UI" w:eastAsia="Segoe UI" w:hAnsi="Segoe UI" w:cs="Segoe UI" w:hint="eastAsia"/>
                <w:color w:val="000000"/>
                <w:sz w:val="14"/>
                <w:szCs w:val="14"/>
              </w:rPr>
            </w:rPrChange>
          </w:rPr>
          <w:t>、</w:t>
        </w:r>
        <w:r>
          <w:rPr>
            <w:rPrChange w:id="120" w:author="gl" w:date="2025-01-07T11:46:00Z">
              <w:rPr>
                <w:rFonts w:ascii="Segoe UI" w:eastAsia="Segoe UI" w:hAnsi="Segoe UI" w:cs="Segoe UI"/>
                <w:color w:val="000000"/>
                <w:sz w:val="14"/>
                <w:szCs w:val="14"/>
              </w:rPr>
            </w:rPrChange>
          </w:rPr>
          <w:t>MongoDB</w:t>
        </w:r>
        <w:r>
          <w:rPr>
            <w:rFonts w:hint="eastAsia"/>
            <w:rPrChange w:id="121" w:author="gl" w:date="2025-01-07T11:46:00Z">
              <w:rPr>
                <w:rFonts w:ascii="Segoe UI" w:eastAsia="Segoe UI" w:hAnsi="Segoe UI" w:cs="Segoe UI" w:hint="eastAsia"/>
                <w:color w:val="000000"/>
                <w:sz w:val="14"/>
                <w:szCs w:val="14"/>
              </w:rPr>
            </w:rPrChange>
          </w:rPr>
          <w:t>等）、编程语言（如</w:t>
        </w:r>
        <w:r>
          <w:rPr>
            <w:rPrChange w:id="122" w:author="gl" w:date="2025-01-07T11:46:00Z">
              <w:rPr>
                <w:rFonts w:ascii="Segoe UI" w:eastAsia="Segoe UI" w:hAnsi="Segoe UI" w:cs="Segoe UI"/>
                <w:color w:val="000000"/>
                <w:sz w:val="14"/>
                <w:szCs w:val="14"/>
              </w:rPr>
            </w:rPrChange>
          </w:rPr>
          <w:t>Python</w:t>
        </w:r>
        <w:r>
          <w:rPr>
            <w:rFonts w:hint="eastAsia"/>
            <w:rPrChange w:id="123" w:author="gl" w:date="2025-01-07T11:46:00Z">
              <w:rPr>
                <w:rFonts w:ascii="Segoe UI" w:eastAsia="Segoe UI" w:hAnsi="Segoe UI" w:cs="Segoe UI" w:hint="eastAsia"/>
                <w:color w:val="000000"/>
                <w:sz w:val="14"/>
                <w:szCs w:val="14"/>
              </w:rPr>
            </w:rPrChange>
          </w:rPr>
          <w:t>、</w:t>
        </w:r>
        <w:r>
          <w:rPr>
            <w:rPrChange w:id="124" w:author="gl" w:date="2025-01-07T11:46:00Z">
              <w:rPr>
                <w:rFonts w:ascii="Segoe UI" w:eastAsia="Segoe UI" w:hAnsi="Segoe UI" w:cs="Segoe UI"/>
                <w:color w:val="000000"/>
                <w:sz w:val="14"/>
                <w:szCs w:val="14"/>
              </w:rPr>
            </w:rPrChange>
          </w:rPr>
          <w:t>Java</w:t>
        </w:r>
        <w:r>
          <w:rPr>
            <w:rFonts w:hint="eastAsia"/>
            <w:rPrChange w:id="125" w:author="gl" w:date="2025-01-07T11:46:00Z">
              <w:rPr>
                <w:rFonts w:ascii="Segoe UI" w:eastAsia="Segoe UI" w:hAnsi="Segoe UI" w:cs="Segoe UI" w:hint="eastAsia"/>
                <w:color w:val="000000"/>
                <w:sz w:val="14"/>
                <w:szCs w:val="14"/>
              </w:rPr>
            </w:rPrChange>
          </w:rPr>
          <w:t>等）、</w:t>
        </w:r>
        <w:r>
          <w:rPr>
            <w:rFonts w:hint="eastAsia"/>
          </w:rPr>
          <w:t>机器学习</w:t>
        </w:r>
        <w:r>
          <w:rPr>
            <w:rFonts w:hint="eastAsia"/>
            <w:rPrChange w:id="126" w:author="gl" w:date="2025-01-07T11:46:00Z">
              <w:rPr>
                <w:rFonts w:ascii="Segoe UI" w:eastAsia="Segoe UI" w:hAnsi="Segoe UI" w:cs="Segoe UI" w:hint="eastAsia"/>
                <w:color w:val="000000"/>
                <w:sz w:val="14"/>
                <w:szCs w:val="14"/>
              </w:rPr>
            </w:rPrChange>
          </w:rPr>
          <w:t>框架（如</w:t>
        </w:r>
        <w:r>
          <w:rPr>
            <w:rPrChange w:id="127" w:author="gl" w:date="2025-01-07T11:46:00Z">
              <w:rPr>
                <w:rFonts w:ascii="Segoe UI" w:eastAsia="Segoe UI" w:hAnsi="Segoe UI" w:cs="Segoe UI"/>
                <w:color w:val="000000"/>
                <w:sz w:val="14"/>
                <w:szCs w:val="14"/>
              </w:rPr>
            </w:rPrChange>
          </w:rPr>
          <w:t>TensorFlow</w:t>
        </w:r>
        <w:r>
          <w:rPr>
            <w:rFonts w:hint="eastAsia"/>
            <w:rPrChange w:id="128" w:author="gl" w:date="2025-01-07T11:46:00Z">
              <w:rPr>
                <w:rFonts w:ascii="Segoe UI" w:eastAsia="Segoe UI" w:hAnsi="Segoe UI" w:cs="Segoe UI" w:hint="eastAsia"/>
                <w:color w:val="000000"/>
                <w:sz w:val="14"/>
                <w:szCs w:val="14"/>
              </w:rPr>
            </w:rPrChange>
          </w:rPr>
          <w:t>、</w:t>
        </w:r>
        <w:r>
          <w:rPr>
            <w:rPrChange w:id="129" w:author="gl" w:date="2025-01-07T11:46:00Z">
              <w:rPr>
                <w:rFonts w:ascii="Segoe UI" w:eastAsia="Segoe UI" w:hAnsi="Segoe UI" w:cs="Segoe UI"/>
                <w:color w:val="000000"/>
                <w:sz w:val="14"/>
                <w:szCs w:val="14"/>
              </w:rPr>
            </w:rPrChange>
          </w:rPr>
          <w:t>PyTorch</w:t>
        </w:r>
        <w:r>
          <w:rPr>
            <w:rFonts w:hint="eastAsia"/>
            <w:rPrChange w:id="130" w:author="gl" w:date="2025-01-07T11:46:00Z">
              <w:rPr>
                <w:rFonts w:ascii="Segoe UI" w:eastAsia="Segoe UI" w:hAnsi="Segoe UI" w:cs="Segoe UI" w:hint="eastAsia"/>
                <w:color w:val="000000"/>
                <w:sz w:val="14"/>
                <w:szCs w:val="14"/>
              </w:rPr>
            </w:rPrChange>
          </w:rPr>
          <w:t>、</w:t>
        </w:r>
        <w:r>
          <w:rPr>
            <w:rPrChange w:id="131" w:author="gl" w:date="2025-01-07T11:46:00Z">
              <w:rPr>
                <w:rFonts w:ascii="Segoe UI" w:eastAsia="Segoe UI" w:hAnsi="Segoe UI" w:cs="Segoe UI"/>
                <w:color w:val="000000"/>
                <w:sz w:val="14"/>
                <w:szCs w:val="14"/>
              </w:rPr>
            </w:rPrChange>
          </w:rPr>
          <w:t>Scikit-learn</w:t>
        </w:r>
        <w:r>
          <w:rPr>
            <w:rFonts w:hint="eastAsia"/>
            <w:rPrChange w:id="132" w:author="gl" w:date="2025-01-07T11:46:00Z">
              <w:rPr>
                <w:rFonts w:ascii="Segoe UI" w:eastAsia="Segoe UI" w:hAnsi="Segoe UI" w:cs="Segoe UI" w:hint="eastAsia"/>
                <w:color w:val="000000"/>
                <w:sz w:val="14"/>
                <w:szCs w:val="14"/>
              </w:rPr>
            </w:rPrChange>
          </w:rPr>
          <w:t>等）及其版本要求；特定软件库或工具</w:t>
        </w:r>
      </w:ins>
      <w:ins w:id="133" w:author="gl" w:date="2025-01-07T11:47:00Z">
        <w:r>
          <w:rPr>
            <w:rFonts w:hint="eastAsia"/>
          </w:rPr>
          <w:t>，以</w:t>
        </w:r>
      </w:ins>
      <w:ins w:id="134" w:author="gl" w:date="2025-01-07T11:46:00Z">
        <w:r>
          <w:rPr>
            <w:rFonts w:hint="eastAsia"/>
            <w:rPrChange w:id="135" w:author="gl" w:date="2025-01-07T11:46:00Z">
              <w:rPr>
                <w:rFonts w:ascii="Segoe UI" w:eastAsia="Segoe UI" w:hAnsi="Segoe UI" w:cs="Segoe UI" w:hint="eastAsia"/>
                <w:color w:val="000000"/>
                <w:sz w:val="14"/>
                <w:szCs w:val="14"/>
              </w:rPr>
            </w:rPrChange>
          </w:rPr>
          <w:t>支持算法的实现和模型的训练与部署，如</w:t>
        </w:r>
        <w:r>
          <w:rPr>
            <w:rPrChange w:id="136" w:author="gl" w:date="2025-01-07T11:46:00Z">
              <w:rPr>
                <w:rFonts w:ascii="Segoe UI" w:eastAsia="Segoe UI" w:hAnsi="Segoe UI" w:cs="Segoe UI"/>
                <w:color w:val="000000"/>
                <w:sz w:val="14"/>
                <w:szCs w:val="14"/>
              </w:rPr>
            </w:rPrChange>
          </w:rPr>
          <w:t>CUDA</w:t>
        </w:r>
        <w:r>
          <w:rPr>
            <w:rFonts w:hint="eastAsia"/>
            <w:rPrChange w:id="137" w:author="gl" w:date="2025-01-07T11:46:00Z">
              <w:rPr>
                <w:rFonts w:ascii="Segoe UI" w:eastAsia="Segoe UI" w:hAnsi="Segoe UI" w:cs="Segoe UI" w:hint="eastAsia"/>
                <w:color w:val="000000"/>
                <w:sz w:val="14"/>
                <w:szCs w:val="14"/>
              </w:rPr>
            </w:rPrChange>
          </w:rPr>
          <w:t>、</w:t>
        </w:r>
        <w:r>
          <w:rPr>
            <w:rPrChange w:id="138" w:author="gl" w:date="2025-01-07T11:46:00Z">
              <w:rPr>
                <w:rFonts w:ascii="Segoe UI" w:eastAsia="Segoe UI" w:hAnsi="Segoe UI" w:cs="Segoe UI"/>
                <w:color w:val="000000"/>
                <w:sz w:val="14"/>
                <w:szCs w:val="14"/>
              </w:rPr>
            </w:rPrChange>
          </w:rPr>
          <w:t>OpenCV</w:t>
        </w:r>
        <w:r>
          <w:rPr>
            <w:rFonts w:hint="eastAsia"/>
            <w:rPrChange w:id="139" w:author="gl" w:date="2025-01-07T11:46:00Z">
              <w:rPr>
                <w:rFonts w:ascii="Segoe UI" w:eastAsia="Segoe UI" w:hAnsi="Segoe UI" w:cs="Segoe UI" w:hint="eastAsia"/>
                <w:color w:val="000000"/>
                <w:sz w:val="14"/>
                <w:szCs w:val="14"/>
              </w:rPr>
            </w:rPrChange>
          </w:rPr>
          <w:t>等；说明软件环境的配置要求，如环境变量设置、依赖库的安装路径等。</w:t>
        </w:r>
      </w:ins>
    </w:p>
    <w:p w14:paraId="617B5D9D" w14:textId="77777777" w:rsidR="00491264" w:rsidRDefault="00491264">
      <w:pPr>
        <w:pStyle w:val="a0"/>
        <w:ind w:firstLineChars="0" w:firstLine="0"/>
      </w:pPr>
    </w:p>
    <w:p w14:paraId="54C32D05" w14:textId="77777777" w:rsidR="00491264" w:rsidRDefault="00A72FF7">
      <w:pPr>
        <w:pStyle w:val="2"/>
      </w:pPr>
      <w:bookmarkStart w:id="140" w:name="_Toc20263098"/>
      <w:bookmarkStart w:id="141" w:name="_Toc511421020"/>
      <w:bookmarkStart w:id="142" w:name="_Toc373097945"/>
      <w:r>
        <w:rPr>
          <w:rFonts w:hint="eastAsia"/>
        </w:rPr>
        <w:t>系统的关键技术</w:t>
      </w:r>
      <w:bookmarkEnd w:id="140"/>
      <w:bookmarkEnd w:id="141"/>
      <w:bookmarkEnd w:id="142"/>
    </w:p>
    <w:p w14:paraId="5EA3029D" w14:textId="77777777" w:rsidR="00491264" w:rsidRDefault="00A72FF7">
      <w:pPr>
        <w:pStyle w:val="a0"/>
        <w:ind w:firstLine="480"/>
        <w:rPr>
          <w:ins w:id="143" w:author="gl" w:date="2025-01-07T14:46:00Z"/>
        </w:rPr>
      </w:pPr>
      <w:r>
        <w:rPr>
          <w:rFonts w:hint="eastAsia"/>
        </w:rPr>
        <w:t>说明系统中使用到的关键技术及对关键技术的测评结果</w:t>
      </w:r>
    </w:p>
    <w:p w14:paraId="2EA82D28" w14:textId="77777777" w:rsidR="00491264" w:rsidRDefault="00A72FF7">
      <w:pPr>
        <w:pStyle w:val="a0"/>
        <w:ind w:firstLine="480"/>
        <w:rPr>
          <w:ins w:id="144" w:author="gl" w:date="2025-01-07T14:49:00Z"/>
        </w:rPr>
      </w:pPr>
      <w:ins w:id="145" w:author="gl" w:date="2025-01-07T14:47:00Z">
        <w:r>
          <w:rPr>
            <w:rFonts w:hint="eastAsia"/>
          </w:rPr>
          <w:t>详细阐述系统中采用的人工智能关键技术，如深度学习算法（卷积神经网络、循环神经网络、生成对抗网络等）的大致原理</w:t>
        </w:r>
      </w:ins>
      <w:ins w:id="146" w:author="gl" w:date="2025-01-07T14:48:00Z">
        <w:r>
          <w:rPr>
            <w:rFonts w:hint="eastAsia"/>
          </w:rPr>
          <w:t>和</w:t>
        </w:r>
      </w:ins>
      <w:ins w:id="147" w:author="gl" w:date="2025-01-07T14:47:00Z">
        <w:r>
          <w:rPr>
            <w:rFonts w:hint="eastAsia"/>
          </w:rPr>
          <w:t>应用场景；说明数据处理技术（数据清洗、数据增强、特征工程等）</w:t>
        </w:r>
      </w:ins>
      <w:ins w:id="148" w:author="gl" w:date="2025-01-07T14:48:00Z">
        <w:r>
          <w:rPr>
            <w:rFonts w:hint="eastAsia"/>
          </w:rPr>
          <w:t>在</w:t>
        </w:r>
      </w:ins>
      <w:ins w:id="149" w:author="gl" w:date="2025-01-07T14:47:00Z">
        <w:r>
          <w:rPr>
            <w:rFonts w:hint="eastAsia"/>
          </w:rPr>
          <w:t>提高数据质量和模型性能</w:t>
        </w:r>
      </w:ins>
      <w:ins w:id="150" w:author="gl" w:date="2025-01-07T14:48:00Z">
        <w:r>
          <w:rPr>
            <w:rFonts w:hint="eastAsia"/>
          </w:rPr>
          <w:t>上的作业</w:t>
        </w:r>
      </w:ins>
      <w:ins w:id="151" w:author="gl" w:date="2025-01-07T14:47:00Z">
        <w:r>
          <w:rPr>
            <w:rFonts w:hint="eastAsia"/>
          </w:rPr>
          <w:t>；介绍模型优化技术在提高模型训练效率和准确性方面的作用</w:t>
        </w:r>
      </w:ins>
      <w:ins w:id="152" w:author="gl" w:date="2025-01-07T14:49:00Z">
        <w:r>
          <w:rPr>
            <w:rFonts w:hint="eastAsia"/>
          </w:rPr>
          <w:t>。</w:t>
        </w:r>
      </w:ins>
    </w:p>
    <w:p w14:paraId="04D9357F" w14:textId="77777777" w:rsidR="00491264" w:rsidRDefault="00A72FF7">
      <w:pPr>
        <w:pStyle w:val="a0"/>
        <w:ind w:firstLine="480"/>
      </w:pPr>
      <w:ins w:id="153" w:author="gl" w:date="2025-01-07T14:47:00Z">
        <w:r>
          <w:rPr>
            <w:rFonts w:hint="eastAsia"/>
          </w:rPr>
          <w:t>对关键技术进行性能评估和可行性分析，如通过实验对比不同算法或技术在数据集上的表现，</w:t>
        </w:r>
      </w:ins>
      <w:ins w:id="154" w:author="gl" w:date="2025-01-07T14:49:00Z">
        <w:r>
          <w:rPr>
            <w:rFonts w:hint="eastAsia"/>
          </w:rPr>
          <w:t>验证器</w:t>
        </w:r>
      </w:ins>
      <w:ins w:id="155" w:author="gl" w:date="2025-01-07T14:47:00Z">
        <w:r>
          <w:rPr>
            <w:rFonts w:hint="eastAsia"/>
          </w:rPr>
          <w:t>其选择合理性</w:t>
        </w:r>
      </w:ins>
      <w:ins w:id="156" w:author="gl" w:date="2025-01-07T14:49:00Z">
        <w:r>
          <w:rPr>
            <w:rFonts w:hint="eastAsia"/>
          </w:rPr>
          <w:t>。</w:t>
        </w:r>
      </w:ins>
    </w:p>
    <w:p w14:paraId="1BE5F413" w14:textId="77777777" w:rsidR="00491264" w:rsidRDefault="00A72FF7">
      <w:pPr>
        <w:pStyle w:val="1"/>
        <w:spacing w:before="312"/>
      </w:pPr>
      <w:bookmarkStart w:id="157" w:name="_Toc511421021"/>
      <w:bookmarkStart w:id="158" w:name="_Toc20263099"/>
      <w:bookmarkStart w:id="159" w:name="_Toc373097946"/>
      <w:r>
        <w:rPr>
          <w:rFonts w:hint="eastAsia"/>
        </w:rPr>
        <w:t>功能模块设计说明</w:t>
      </w:r>
      <w:bookmarkEnd w:id="157"/>
      <w:bookmarkEnd w:id="158"/>
      <w:bookmarkEnd w:id="159"/>
    </w:p>
    <w:p w14:paraId="5FD13373" w14:textId="77777777" w:rsidR="00491264" w:rsidRDefault="00491264">
      <w:pPr>
        <w:pStyle w:val="a0"/>
        <w:ind w:firstLine="480"/>
      </w:pPr>
    </w:p>
    <w:p w14:paraId="77AFA59B" w14:textId="77777777" w:rsidR="00491264" w:rsidRDefault="00A72FF7">
      <w:pPr>
        <w:pStyle w:val="2"/>
      </w:pPr>
      <w:bookmarkStart w:id="160" w:name="_Toc20263100"/>
      <w:bookmarkStart w:id="161" w:name="_Toc373097947"/>
      <w:bookmarkStart w:id="162" w:name="_Toc511421022"/>
      <w:r>
        <w:rPr>
          <w:rFonts w:hint="eastAsia"/>
        </w:rPr>
        <w:t>功能模块列表</w:t>
      </w:r>
      <w:bookmarkEnd w:id="160"/>
      <w:bookmarkEnd w:id="161"/>
      <w:bookmarkEnd w:id="162"/>
    </w:p>
    <w:p w14:paraId="28711B8E" w14:textId="77777777" w:rsidR="00491264" w:rsidRDefault="00A72FF7">
      <w:pPr>
        <w:pStyle w:val="af8"/>
        <w:spacing w:before="156"/>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1</w:t>
      </w:r>
      <w:r>
        <w:fldChar w:fldCharType="end"/>
      </w:r>
      <w:r>
        <w:t xml:space="preserve"> </w:t>
      </w:r>
      <w:r>
        <w:rPr>
          <w:rFonts w:ascii="黑体" w:eastAsia="黑体" w:hint="eastAsia"/>
        </w:rPr>
        <w:t>功能模块列表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6"/>
        <w:gridCol w:w="1876"/>
        <w:gridCol w:w="1581"/>
        <w:gridCol w:w="1760"/>
        <w:gridCol w:w="881"/>
      </w:tblGrid>
      <w:tr w:rsidR="00491264" w14:paraId="287B6FB8" w14:textId="77777777">
        <w:trPr>
          <w:trHeight w:val="247"/>
          <w:jc w:val="center"/>
        </w:trPr>
        <w:tc>
          <w:tcPr>
            <w:tcW w:w="1286" w:type="dxa"/>
            <w:shd w:val="clear" w:color="auto" w:fill="D9D9D9"/>
          </w:tcPr>
          <w:p w14:paraId="163ACDF6" w14:textId="77777777" w:rsidR="00491264" w:rsidRDefault="00A72FF7">
            <w:pPr>
              <w:jc w:val="center"/>
              <w:rPr>
                <w:b/>
                <w:sz w:val="18"/>
                <w:szCs w:val="18"/>
              </w:rPr>
            </w:pPr>
            <w:r>
              <w:rPr>
                <w:rFonts w:hint="eastAsia"/>
                <w:b/>
                <w:sz w:val="18"/>
                <w:szCs w:val="18"/>
              </w:rPr>
              <w:t>模块</w:t>
            </w:r>
          </w:p>
          <w:p w14:paraId="68FC12C2" w14:textId="77777777" w:rsidR="00491264" w:rsidRDefault="00A72FF7">
            <w:pPr>
              <w:jc w:val="center"/>
              <w:rPr>
                <w:b/>
                <w:sz w:val="18"/>
                <w:szCs w:val="18"/>
              </w:rPr>
            </w:pPr>
            <w:r>
              <w:rPr>
                <w:rFonts w:hint="eastAsia"/>
                <w:b/>
                <w:sz w:val="18"/>
                <w:szCs w:val="18"/>
              </w:rPr>
              <w:t>编号</w:t>
            </w:r>
          </w:p>
        </w:tc>
        <w:tc>
          <w:tcPr>
            <w:tcW w:w="1876" w:type="dxa"/>
            <w:shd w:val="clear" w:color="auto" w:fill="D9D9D9"/>
          </w:tcPr>
          <w:p w14:paraId="296885C1" w14:textId="77777777" w:rsidR="00491264" w:rsidRDefault="00A72FF7">
            <w:pPr>
              <w:jc w:val="center"/>
              <w:rPr>
                <w:b/>
                <w:sz w:val="18"/>
                <w:szCs w:val="18"/>
              </w:rPr>
            </w:pPr>
            <w:r>
              <w:rPr>
                <w:rFonts w:hint="eastAsia"/>
                <w:b/>
                <w:sz w:val="18"/>
                <w:szCs w:val="18"/>
              </w:rPr>
              <w:t>模块</w:t>
            </w:r>
          </w:p>
          <w:p w14:paraId="29DFF875" w14:textId="77777777" w:rsidR="00491264" w:rsidRDefault="00A72FF7">
            <w:pPr>
              <w:jc w:val="center"/>
              <w:rPr>
                <w:b/>
                <w:sz w:val="18"/>
                <w:szCs w:val="18"/>
              </w:rPr>
            </w:pPr>
            <w:r>
              <w:rPr>
                <w:rFonts w:hint="eastAsia"/>
                <w:b/>
                <w:sz w:val="18"/>
                <w:szCs w:val="18"/>
              </w:rPr>
              <w:t>名称</w:t>
            </w:r>
          </w:p>
        </w:tc>
        <w:tc>
          <w:tcPr>
            <w:tcW w:w="1581" w:type="dxa"/>
            <w:shd w:val="clear" w:color="auto" w:fill="D9D9D9"/>
          </w:tcPr>
          <w:p w14:paraId="104B74F4" w14:textId="77777777" w:rsidR="00491264" w:rsidRDefault="00A72FF7">
            <w:pPr>
              <w:jc w:val="center"/>
              <w:rPr>
                <w:b/>
                <w:sz w:val="18"/>
                <w:szCs w:val="18"/>
              </w:rPr>
            </w:pPr>
            <w:r>
              <w:rPr>
                <w:rFonts w:hint="eastAsia"/>
                <w:b/>
                <w:sz w:val="18"/>
                <w:szCs w:val="18"/>
              </w:rPr>
              <w:t>对应需求</w:t>
            </w:r>
          </w:p>
          <w:p w14:paraId="39D25CF4" w14:textId="77777777" w:rsidR="00491264" w:rsidRDefault="00A72FF7">
            <w:pPr>
              <w:jc w:val="center"/>
              <w:rPr>
                <w:b/>
                <w:sz w:val="18"/>
                <w:szCs w:val="18"/>
              </w:rPr>
            </w:pPr>
            <w:r>
              <w:rPr>
                <w:rFonts w:hint="eastAsia"/>
                <w:b/>
                <w:sz w:val="18"/>
                <w:szCs w:val="18"/>
              </w:rPr>
              <w:t>功能编号</w:t>
            </w:r>
          </w:p>
        </w:tc>
        <w:tc>
          <w:tcPr>
            <w:tcW w:w="1760" w:type="dxa"/>
            <w:shd w:val="clear" w:color="auto" w:fill="D9D9D9"/>
          </w:tcPr>
          <w:p w14:paraId="5644CBD7" w14:textId="77777777" w:rsidR="00491264" w:rsidRDefault="00A72FF7">
            <w:pPr>
              <w:jc w:val="center"/>
              <w:rPr>
                <w:b/>
                <w:sz w:val="18"/>
                <w:szCs w:val="18"/>
              </w:rPr>
            </w:pPr>
            <w:r>
              <w:rPr>
                <w:rFonts w:hint="eastAsia"/>
                <w:b/>
                <w:sz w:val="18"/>
                <w:szCs w:val="18"/>
              </w:rPr>
              <w:t>所对应</w:t>
            </w:r>
          </w:p>
          <w:p w14:paraId="284CD0B9" w14:textId="77777777" w:rsidR="00491264" w:rsidRDefault="00A72FF7">
            <w:pPr>
              <w:jc w:val="center"/>
              <w:rPr>
                <w:b/>
                <w:sz w:val="18"/>
                <w:szCs w:val="18"/>
              </w:rPr>
            </w:pPr>
            <w:r>
              <w:rPr>
                <w:rFonts w:hint="eastAsia"/>
                <w:b/>
                <w:sz w:val="18"/>
                <w:szCs w:val="18"/>
              </w:rPr>
              <w:t>需求功能</w:t>
            </w:r>
          </w:p>
        </w:tc>
        <w:tc>
          <w:tcPr>
            <w:tcW w:w="881" w:type="dxa"/>
            <w:tcBorders>
              <w:top w:val="single" w:sz="8" w:space="0" w:color="000000"/>
            </w:tcBorders>
            <w:shd w:val="clear" w:color="auto" w:fill="D9D9D9"/>
          </w:tcPr>
          <w:p w14:paraId="25F005FA" w14:textId="77777777" w:rsidR="00491264" w:rsidRDefault="00A72FF7">
            <w:pPr>
              <w:jc w:val="center"/>
              <w:rPr>
                <w:b/>
                <w:sz w:val="18"/>
                <w:szCs w:val="18"/>
              </w:rPr>
            </w:pPr>
            <w:r>
              <w:rPr>
                <w:rFonts w:hint="eastAsia"/>
                <w:b/>
                <w:sz w:val="18"/>
                <w:szCs w:val="18"/>
              </w:rPr>
              <w:t>实现</w:t>
            </w:r>
          </w:p>
          <w:p w14:paraId="04220737" w14:textId="77777777" w:rsidR="00491264" w:rsidRDefault="00A72FF7">
            <w:pPr>
              <w:jc w:val="center"/>
              <w:rPr>
                <w:b/>
                <w:sz w:val="18"/>
                <w:szCs w:val="18"/>
              </w:rPr>
            </w:pPr>
            <w:r>
              <w:rPr>
                <w:rFonts w:hint="eastAsia"/>
                <w:b/>
                <w:sz w:val="18"/>
                <w:szCs w:val="18"/>
              </w:rPr>
              <w:t>优先级</w:t>
            </w:r>
          </w:p>
        </w:tc>
      </w:tr>
      <w:tr w:rsidR="00491264" w14:paraId="1E058549" w14:textId="77777777">
        <w:trPr>
          <w:trHeight w:val="338"/>
          <w:jc w:val="center"/>
        </w:trPr>
        <w:tc>
          <w:tcPr>
            <w:tcW w:w="1286" w:type="dxa"/>
            <w:tcBorders>
              <w:top w:val="single" w:sz="8" w:space="0" w:color="000000"/>
              <w:left w:val="single" w:sz="4" w:space="0" w:color="auto"/>
              <w:bottom w:val="single" w:sz="8" w:space="0" w:color="000000"/>
              <w:right w:val="single" w:sz="4" w:space="0" w:color="auto"/>
            </w:tcBorders>
          </w:tcPr>
          <w:p w14:paraId="2279BC2A" w14:textId="77777777" w:rsidR="00491264" w:rsidRDefault="00491264">
            <w:pPr>
              <w:rPr>
                <w:sz w:val="18"/>
                <w:szCs w:val="18"/>
              </w:rPr>
            </w:pPr>
          </w:p>
        </w:tc>
        <w:tc>
          <w:tcPr>
            <w:tcW w:w="1876" w:type="dxa"/>
            <w:tcBorders>
              <w:top w:val="single" w:sz="8" w:space="0" w:color="000000"/>
              <w:left w:val="single" w:sz="4" w:space="0" w:color="auto"/>
              <w:bottom w:val="single" w:sz="8" w:space="0" w:color="000000"/>
              <w:right w:val="single" w:sz="4" w:space="0" w:color="auto"/>
            </w:tcBorders>
          </w:tcPr>
          <w:p w14:paraId="33345453" w14:textId="77777777" w:rsidR="00491264" w:rsidRDefault="00491264">
            <w:pPr>
              <w:rPr>
                <w:sz w:val="18"/>
                <w:szCs w:val="18"/>
              </w:rPr>
            </w:pPr>
          </w:p>
        </w:tc>
        <w:tc>
          <w:tcPr>
            <w:tcW w:w="1581" w:type="dxa"/>
            <w:tcBorders>
              <w:top w:val="single" w:sz="8" w:space="0" w:color="000000"/>
              <w:left w:val="single" w:sz="4" w:space="0" w:color="auto"/>
              <w:bottom w:val="single" w:sz="8" w:space="0" w:color="000000"/>
              <w:right w:val="single" w:sz="4" w:space="0" w:color="auto"/>
            </w:tcBorders>
          </w:tcPr>
          <w:p w14:paraId="7993CF69" w14:textId="77777777" w:rsidR="00491264" w:rsidRDefault="00491264">
            <w:pPr>
              <w:rPr>
                <w:sz w:val="18"/>
                <w:szCs w:val="18"/>
              </w:rPr>
            </w:pPr>
          </w:p>
        </w:tc>
        <w:tc>
          <w:tcPr>
            <w:tcW w:w="1760" w:type="dxa"/>
            <w:tcBorders>
              <w:top w:val="single" w:sz="8" w:space="0" w:color="000000"/>
              <w:left w:val="single" w:sz="4" w:space="0" w:color="auto"/>
              <w:bottom w:val="single" w:sz="8" w:space="0" w:color="000000"/>
              <w:right w:val="single" w:sz="4" w:space="0" w:color="auto"/>
            </w:tcBorders>
          </w:tcPr>
          <w:p w14:paraId="3688F87D" w14:textId="77777777" w:rsidR="00491264" w:rsidRDefault="00491264">
            <w:pPr>
              <w:rPr>
                <w:sz w:val="18"/>
                <w:szCs w:val="18"/>
              </w:rPr>
            </w:pPr>
          </w:p>
        </w:tc>
        <w:tc>
          <w:tcPr>
            <w:tcW w:w="881" w:type="dxa"/>
            <w:tcBorders>
              <w:top w:val="single" w:sz="8" w:space="0" w:color="000000"/>
              <w:left w:val="single" w:sz="4" w:space="0" w:color="auto"/>
              <w:bottom w:val="single" w:sz="8" w:space="0" w:color="000000"/>
              <w:right w:val="single" w:sz="8" w:space="0" w:color="000000"/>
            </w:tcBorders>
          </w:tcPr>
          <w:p w14:paraId="3FB1AB4D" w14:textId="77777777" w:rsidR="00491264" w:rsidRDefault="00491264">
            <w:pPr>
              <w:rPr>
                <w:sz w:val="18"/>
                <w:szCs w:val="18"/>
              </w:rPr>
            </w:pPr>
          </w:p>
        </w:tc>
      </w:tr>
      <w:tr w:rsidR="00491264" w14:paraId="286293BB" w14:textId="77777777">
        <w:trPr>
          <w:trHeight w:val="338"/>
          <w:jc w:val="center"/>
        </w:trPr>
        <w:tc>
          <w:tcPr>
            <w:tcW w:w="1286" w:type="dxa"/>
            <w:tcBorders>
              <w:top w:val="single" w:sz="8" w:space="0" w:color="000000"/>
              <w:left w:val="single" w:sz="4" w:space="0" w:color="auto"/>
              <w:bottom w:val="single" w:sz="8" w:space="0" w:color="000000"/>
              <w:right w:val="single" w:sz="4" w:space="0" w:color="auto"/>
            </w:tcBorders>
          </w:tcPr>
          <w:p w14:paraId="54D712F7" w14:textId="77777777" w:rsidR="00491264" w:rsidRDefault="00A72FF7">
            <w:pPr>
              <w:rPr>
                <w:sz w:val="18"/>
                <w:szCs w:val="18"/>
              </w:rPr>
            </w:pPr>
            <w:r>
              <w:rPr>
                <w:rFonts w:hint="eastAsia"/>
                <w:sz w:val="18"/>
                <w:szCs w:val="18"/>
              </w:rPr>
              <w:t>DS_YXGL01</w:t>
            </w:r>
          </w:p>
        </w:tc>
        <w:tc>
          <w:tcPr>
            <w:tcW w:w="1876" w:type="dxa"/>
            <w:tcBorders>
              <w:top w:val="single" w:sz="8" w:space="0" w:color="000000"/>
              <w:left w:val="single" w:sz="4" w:space="0" w:color="auto"/>
              <w:bottom w:val="single" w:sz="8" w:space="0" w:color="000000"/>
              <w:right w:val="single" w:sz="4" w:space="0" w:color="auto"/>
            </w:tcBorders>
          </w:tcPr>
          <w:p w14:paraId="59FF7894" w14:textId="77777777" w:rsidR="00491264" w:rsidRDefault="00A72FF7">
            <w:pPr>
              <w:rPr>
                <w:sz w:val="18"/>
                <w:szCs w:val="18"/>
              </w:rPr>
            </w:pPr>
            <w:r>
              <w:rPr>
                <w:rFonts w:hint="eastAsia"/>
                <w:sz w:val="18"/>
                <w:szCs w:val="18"/>
              </w:rPr>
              <w:t>订单采集</w:t>
            </w:r>
          </w:p>
        </w:tc>
        <w:tc>
          <w:tcPr>
            <w:tcW w:w="1581" w:type="dxa"/>
            <w:tcBorders>
              <w:top w:val="single" w:sz="8" w:space="0" w:color="000000"/>
              <w:left w:val="single" w:sz="4" w:space="0" w:color="auto"/>
              <w:bottom w:val="single" w:sz="8" w:space="0" w:color="000000"/>
              <w:right w:val="single" w:sz="4" w:space="0" w:color="auto"/>
            </w:tcBorders>
          </w:tcPr>
          <w:p w14:paraId="38C1A05B" w14:textId="77777777" w:rsidR="00491264" w:rsidRDefault="00A72FF7">
            <w:pPr>
              <w:rPr>
                <w:sz w:val="18"/>
                <w:szCs w:val="18"/>
              </w:rPr>
            </w:pPr>
            <w:r>
              <w:rPr>
                <w:rFonts w:hint="eastAsia"/>
                <w:sz w:val="18"/>
                <w:szCs w:val="18"/>
              </w:rPr>
              <w:t>SRS_YXGL02.01</w:t>
            </w:r>
          </w:p>
        </w:tc>
        <w:tc>
          <w:tcPr>
            <w:tcW w:w="1760" w:type="dxa"/>
            <w:tcBorders>
              <w:top w:val="single" w:sz="8" w:space="0" w:color="000000"/>
              <w:left w:val="single" w:sz="4" w:space="0" w:color="auto"/>
              <w:bottom w:val="single" w:sz="8" w:space="0" w:color="000000"/>
              <w:right w:val="single" w:sz="4" w:space="0" w:color="auto"/>
            </w:tcBorders>
          </w:tcPr>
          <w:p w14:paraId="77318DAF" w14:textId="77777777" w:rsidR="00491264" w:rsidRDefault="00A72FF7">
            <w:pPr>
              <w:rPr>
                <w:sz w:val="18"/>
                <w:szCs w:val="18"/>
              </w:rPr>
            </w:pPr>
            <w:r>
              <w:rPr>
                <w:rFonts w:hint="eastAsia"/>
                <w:sz w:val="18"/>
                <w:szCs w:val="18"/>
              </w:rPr>
              <w:t>订单采集</w:t>
            </w:r>
          </w:p>
        </w:tc>
        <w:tc>
          <w:tcPr>
            <w:tcW w:w="881" w:type="dxa"/>
            <w:tcBorders>
              <w:top w:val="single" w:sz="8" w:space="0" w:color="000000"/>
              <w:left w:val="single" w:sz="4" w:space="0" w:color="auto"/>
              <w:bottom w:val="single" w:sz="8" w:space="0" w:color="000000"/>
              <w:right w:val="single" w:sz="8" w:space="0" w:color="000000"/>
            </w:tcBorders>
          </w:tcPr>
          <w:p w14:paraId="43156F7B" w14:textId="77777777" w:rsidR="00491264" w:rsidRDefault="00A72FF7">
            <w:pPr>
              <w:rPr>
                <w:sz w:val="18"/>
                <w:szCs w:val="18"/>
              </w:rPr>
            </w:pPr>
            <w:r>
              <w:rPr>
                <w:rFonts w:hint="eastAsia"/>
                <w:sz w:val="18"/>
                <w:szCs w:val="18"/>
              </w:rPr>
              <w:t>高</w:t>
            </w:r>
          </w:p>
        </w:tc>
      </w:tr>
      <w:tr w:rsidR="00491264" w14:paraId="50010844" w14:textId="77777777">
        <w:trPr>
          <w:trHeight w:val="338"/>
          <w:jc w:val="center"/>
        </w:trPr>
        <w:tc>
          <w:tcPr>
            <w:tcW w:w="1286" w:type="dxa"/>
            <w:tcBorders>
              <w:top w:val="single" w:sz="8" w:space="0" w:color="000000"/>
              <w:left w:val="single" w:sz="4" w:space="0" w:color="auto"/>
              <w:bottom w:val="single" w:sz="8" w:space="0" w:color="000000"/>
              <w:right w:val="single" w:sz="4" w:space="0" w:color="auto"/>
            </w:tcBorders>
          </w:tcPr>
          <w:p w14:paraId="68CA42CD" w14:textId="77777777" w:rsidR="00491264" w:rsidRDefault="00491264">
            <w:pPr>
              <w:pStyle w:val="afb"/>
              <w:spacing w:line="240" w:lineRule="auto"/>
              <w:ind w:left="0" w:firstLine="0"/>
              <w:rPr>
                <w:rFonts w:hint="eastAsia"/>
              </w:rPr>
            </w:pPr>
          </w:p>
        </w:tc>
        <w:tc>
          <w:tcPr>
            <w:tcW w:w="1876" w:type="dxa"/>
            <w:tcBorders>
              <w:top w:val="single" w:sz="8" w:space="0" w:color="000000"/>
              <w:left w:val="single" w:sz="4" w:space="0" w:color="auto"/>
              <w:bottom w:val="single" w:sz="8" w:space="0" w:color="000000"/>
              <w:right w:val="single" w:sz="4" w:space="0" w:color="auto"/>
            </w:tcBorders>
          </w:tcPr>
          <w:p w14:paraId="32719275" w14:textId="77777777" w:rsidR="00491264" w:rsidRDefault="00491264">
            <w:pPr>
              <w:pStyle w:val="afb"/>
              <w:spacing w:line="240" w:lineRule="auto"/>
              <w:ind w:left="0" w:firstLine="0"/>
              <w:rPr>
                <w:rFonts w:hint="eastAsia"/>
              </w:rPr>
            </w:pPr>
          </w:p>
        </w:tc>
        <w:tc>
          <w:tcPr>
            <w:tcW w:w="1581" w:type="dxa"/>
            <w:tcBorders>
              <w:top w:val="single" w:sz="8" w:space="0" w:color="000000"/>
              <w:left w:val="single" w:sz="4" w:space="0" w:color="auto"/>
              <w:bottom w:val="single" w:sz="8" w:space="0" w:color="000000"/>
              <w:right w:val="single" w:sz="4" w:space="0" w:color="auto"/>
            </w:tcBorders>
          </w:tcPr>
          <w:p w14:paraId="4A0C6021" w14:textId="77777777" w:rsidR="00491264" w:rsidRDefault="00491264">
            <w:pPr>
              <w:pStyle w:val="afb"/>
              <w:spacing w:line="240" w:lineRule="auto"/>
              <w:ind w:left="0" w:firstLine="0"/>
              <w:rPr>
                <w:rFonts w:hint="eastAsia"/>
              </w:rPr>
            </w:pPr>
          </w:p>
        </w:tc>
        <w:tc>
          <w:tcPr>
            <w:tcW w:w="1760" w:type="dxa"/>
            <w:tcBorders>
              <w:top w:val="single" w:sz="8" w:space="0" w:color="000000"/>
              <w:left w:val="single" w:sz="4" w:space="0" w:color="auto"/>
              <w:bottom w:val="single" w:sz="8" w:space="0" w:color="000000"/>
              <w:right w:val="single" w:sz="4" w:space="0" w:color="auto"/>
            </w:tcBorders>
          </w:tcPr>
          <w:p w14:paraId="57D0B2B8" w14:textId="77777777" w:rsidR="00491264" w:rsidRDefault="00491264">
            <w:pPr>
              <w:pStyle w:val="afb"/>
              <w:spacing w:line="240" w:lineRule="auto"/>
              <w:ind w:left="0" w:firstLine="0"/>
              <w:rPr>
                <w:rFonts w:hint="eastAsia"/>
              </w:rPr>
            </w:pPr>
          </w:p>
        </w:tc>
        <w:tc>
          <w:tcPr>
            <w:tcW w:w="881" w:type="dxa"/>
            <w:tcBorders>
              <w:top w:val="single" w:sz="8" w:space="0" w:color="000000"/>
              <w:left w:val="single" w:sz="4" w:space="0" w:color="auto"/>
              <w:bottom w:val="single" w:sz="8" w:space="0" w:color="000000"/>
              <w:right w:val="single" w:sz="8" w:space="0" w:color="000000"/>
            </w:tcBorders>
          </w:tcPr>
          <w:p w14:paraId="7C6529C9" w14:textId="77777777" w:rsidR="00491264" w:rsidRDefault="00491264">
            <w:pPr>
              <w:pStyle w:val="afb"/>
              <w:spacing w:line="240" w:lineRule="auto"/>
              <w:ind w:left="0" w:firstLine="0"/>
              <w:rPr>
                <w:rFonts w:hint="eastAsia"/>
              </w:rPr>
            </w:pPr>
          </w:p>
        </w:tc>
      </w:tr>
      <w:tr w:rsidR="00491264" w14:paraId="1A07D6D3" w14:textId="77777777">
        <w:trPr>
          <w:trHeight w:val="338"/>
          <w:jc w:val="center"/>
        </w:trPr>
        <w:tc>
          <w:tcPr>
            <w:tcW w:w="1286" w:type="dxa"/>
            <w:tcBorders>
              <w:top w:val="single" w:sz="8" w:space="0" w:color="000000"/>
              <w:left w:val="single" w:sz="4" w:space="0" w:color="auto"/>
              <w:bottom w:val="single" w:sz="8" w:space="0" w:color="000000"/>
              <w:right w:val="single" w:sz="4" w:space="0" w:color="auto"/>
            </w:tcBorders>
          </w:tcPr>
          <w:p w14:paraId="52A70978" w14:textId="77777777" w:rsidR="00491264" w:rsidRDefault="00491264">
            <w:pPr>
              <w:pStyle w:val="afb"/>
              <w:spacing w:line="240" w:lineRule="auto"/>
              <w:ind w:left="0" w:firstLine="0"/>
              <w:rPr>
                <w:rFonts w:hint="eastAsia"/>
              </w:rPr>
            </w:pPr>
          </w:p>
        </w:tc>
        <w:tc>
          <w:tcPr>
            <w:tcW w:w="1876" w:type="dxa"/>
            <w:tcBorders>
              <w:top w:val="single" w:sz="8" w:space="0" w:color="000000"/>
              <w:left w:val="single" w:sz="4" w:space="0" w:color="auto"/>
              <w:bottom w:val="single" w:sz="8" w:space="0" w:color="000000"/>
              <w:right w:val="single" w:sz="4" w:space="0" w:color="auto"/>
            </w:tcBorders>
          </w:tcPr>
          <w:p w14:paraId="6D232897" w14:textId="77777777" w:rsidR="00491264" w:rsidRDefault="00491264">
            <w:pPr>
              <w:pStyle w:val="afb"/>
              <w:spacing w:line="240" w:lineRule="auto"/>
              <w:ind w:left="0" w:firstLine="0"/>
              <w:rPr>
                <w:rFonts w:hint="eastAsia"/>
              </w:rPr>
            </w:pPr>
          </w:p>
        </w:tc>
        <w:tc>
          <w:tcPr>
            <w:tcW w:w="1581" w:type="dxa"/>
            <w:tcBorders>
              <w:top w:val="single" w:sz="8" w:space="0" w:color="000000"/>
              <w:left w:val="single" w:sz="4" w:space="0" w:color="auto"/>
              <w:bottom w:val="single" w:sz="8" w:space="0" w:color="000000"/>
              <w:right w:val="single" w:sz="4" w:space="0" w:color="auto"/>
            </w:tcBorders>
          </w:tcPr>
          <w:p w14:paraId="78D92D8D" w14:textId="77777777" w:rsidR="00491264" w:rsidRDefault="00491264">
            <w:pPr>
              <w:pStyle w:val="afb"/>
              <w:spacing w:line="240" w:lineRule="auto"/>
              <w:ind w:left="0" w:firstLine="0"/>
              <w:rPr>
                <w:rFonts w:hint="eastAsia"/>
              </w:rPr>
            </w:pPr>
          </w:p>
        </w:tc>
        <w:tc>
          <w:tcPr>
            <w:tcW w:w="1760" w:type="dxa"/>
            <w:tcBorders>
              <w:top w:val="single" w:sz="8" w:space="0" w:color="000000"/>
              <w:left w:val="single" w:sz="4" w:space="0" w:color="auto"/>
              <w:bottom w:val="single" w:sz="8" w:space="0" w:color="000000"/>
              <w:right w:val="single" w:sz="4" w:space="0" w:color="auto"/>
            </w:tcBorders>
          </w:tcPr>
          <w:p w14:paraId="3EB56E70" w14:textId="77777777" w:rsidR="00491264" w:rsidRDefault="00491264">
            <w:pPr>
              <w:pStyle w:val="afb"/>
              <w:spacing w:line="240" w:lineRule="auto"/>
              <w:ind w:left="0" w:firstLine="0"/>
              <w:rPr>
                <w:rFonts w:hint="eastAsia"/>
              </w:rPr>
            </w:pPr>
          </w:p>
        </w:tc>
        <w:tc>
          <w:tcPr>
            <w:tcW w:w="881" w:type="dxa"/>
            <w:tcBorders>
              <w:top w:val="single" w:sz="8" w:space="0" w:color="000000"/>
              <w:left w:val="single" w:sz="4" w:space="0" w:color="auto"/>
              <w:bottom w:val="single" w:sz="8" w:space="0" w:color="000000"/>
              <w:right w:val="single" w:sz="8" w:space="0" w:color="000000"/>
            </w:tcBorders>
          </w:tcPr>
          <w:p w14:paraId="515A8E09" w14:textId="77777777" w:rsidR="00491264" w:rsidRDefault="00491264">
            <w:pPr>
              <w:pStyle w:val="afb"/>
              <w:keepNext/>
              <w:spacing w:line="240" w:lineRule="auto"/>
              <w:ind w:left="0" w:firstLine="0"/>
              <w:rPr>
                <w:rFonts w:hint="eastAsia"/>
              </w:rPr>
            </w:pPr>
          </w:p>
        </w:tc>
      </w:tr>
    </w:tbl>
    <w:p w14:paraId="39C9112E" w14:textId="77777777" w:rsidR="00491264" w:rsidRDefault="00A72FF7">
      <w:pPr>
        <w:pStyle w:val="a0"/>
        <w:ind w:firstLine="480"/>
      </w:pPr>
      <w:r>
        <w:rPr>
          <w:rFonts w:hint="eastAsia"/>
        </w:rPr>
        <w:t>说明：</w:t>
      </w:r>
    </w:p>
    <w:p w14:paraId="71A4D1D9" w14:textId="77777777" w:rsidR="00491264" w:rsidRDefault="00A72FF7">
      <w:pPr>
        <w:pStyle w:val="a0"/>
        <w:numPr>
          <w:ilvl w:val="0"/>
          <w:numId w:val="8"/>
        </w:numPr>
        <w:ind w:firstLineChars="0"/>
      </w:pPr>
      <w:r>
        <w:rPr>
          <w:rFonts w:hint="eastAsia"/>
        </w:rPr>
        <w:t>模块编号，建议采用设计的英文缩写</w:t>
      </w:r>
      <w:r>
        <w:rPr>
          <w:rFonts w:hint="eastAsia"/>
        </w:rPr>
        <w:t>_</w:t>
      </w:r>
      <w:r>
        <w:rPr>
          <w:rFonts w:hint="eastAsia"/>
        </w:rPr>
        <w:t>模块名称缩写（可以是中文缩写也可以是英文缩写）</w:t>
      </w:r>
      <w:r>
        <w:rPr>
          <w:rFonts w:hint="eastAsia"/>
        </w:rPr>
        <w:t>+</w:t>
      </w:r>
      <w:r>
        <w:rPr>
          <w:rFonts w:hint="eastAsia"/>
        </w:rPr>
        <w:t>序列号的方式；</w:t>
      </w:r>
    </w:p>
    <w:p w14:paraId="5B135E40" w14:textId="77777777" w:rsidR="00491264" w:rsidRDefault="00A72FF7">
      <w:pPr>
        <w:pStyle w:val="a0"/>
        <w:ind w:firstLine="480"/>
      </w:pPr>
      <w:r>
        <w:rPr>
          <w:rFonts w:hint="eastAsia"/>
        </w:rPr>
        <w:t>例如：</w:t>
      </w:r>
      <w:r>
        <w:rPr>
          <w:rFonts w:hint="eastAsia"/>
        </w:rPr>
        <w:t>DS_YXGL01</w:t>
      </w:r>
    </w:p>
    <w:p w14:paraId="1113B729" w14:textId="77777777" w:rsidR="00491264" w:rsidRDefault="00A72FF7">
      <w:pPr>
        <w:pStyle w:val="a0"/>
        <w:numPr>
          <w:ilvl w:val="0"/>
          <w:numId w:val="8"/>
        </w:numPr>
        <w:ind w:firstLineChars="0"/>
      </w:pPr>
      <w:r>
        <w:rPr>
          <w:rFonts w:hint="eastAsia"/>
        </w:rPr>
        <w:t>如果模块是来自复用，需说明模块是否复用。</w:t>
      </w:r>
    </w:p>
    <w:p w14:paraId="3C6667AD" w14:textId="77777777" w:rsidR="00491264" w:rsidRDefault="00A72FF7">
      <w:pPr>
        <w:pStyle w:val="2"/>
      </w:pPr>
      <w:bookmarkStart w:id="163" w:name="_Toc373097948"/>
      <w:bookmarkStart w:id="164" w:name="_Toc511421023"/>
      <w:bookmarkStart w:id="165" w:name="_Toc20263101"/>
      <w:r>
        <w:rPr>
          <w:rFonts w:hint="eastAsia"/>
        </w:rPr>
        <w:lastRenderedPageBreak/>
        <w:t>功能模块</w:t>
      </w:r>
      <w:r>
        <w:rPr>
          <w:rFonts w:hint="eastAsia"/>
        </w:rPr>
        <w:t>1</w:t>
      </w:r>
      <w:r>
        <w:rPr>
          <w:rFonts w:hint="eastAsia"/>
        </w:rPr>
        <w:t>名称</w:t>
      </w:r>
      <w:bookmarkEnd w:id="163"/>
      <w:bookmarkEnd w:id="164"/>
      <w:bookmarkEnd w:id="165"/>
    </w:p>
    <w:p w14:paraId="3FA43223" w14:textId="77777777" w:rsidR="00491264" w:rsidRDefault="00A72FF7">
      <w:pPr>
        <w:pStyle w:val="a0"/>
        <w:ind w:firstLine="480"/>
      </w:pPr>
      <w:r>
        <w:rPr>
          <w:rFonts w:hint="eastAsia"/>
        </w:rPr>
        <w:t>如该功能模块下有子功能模块，请采用层级结构进一步说明。功能模块的描述，可以根据项目实际情况做裁剪和增补。一般需求明确如下内容：</w:t>
      </w:r>
    </w:p>
    <w:p w14:paraId="19243DD6" w14:textId="77777777" w:rsidR="00491264" w:rsidRDefault="00A72FF7">
      <w:pPr>
        <w:pStyle w:val="3"/>
      </w:pPr>
      <w:bookmarkStart w:id="166" w:name="_Toc511421024"/>
      <w:bookmarkStart w:id="167" w:name="_Toc20263102"/>
      <w:bookmarkStart w:id="168" w:name="_Toc373097949"/>
      <w:r>
        <w:rPr>
          <w:rFonts w:hint="eastAsia"/>
        </w:rPr>
        <w:t>模块编号和功能描述</w:t>
      </w:r>
      <w:bookmarkEnd w:id="166"/>
      <w:bookmarkEnd w:id="167"/>
      <w:bookmarkEnd w:id="168"/>
    </w:p>
    <w:p w14:paraId="1E64FB68" w14:textId="77777777" w:rsidR="00491264" w:rsidRDefault="00A72FF7">
      <w:pPr>
        <w:pStyle w:val="a0"/>
        <w:ind w:firstLine="480"/>
        <w:rPr>
          <w:color w:val="0000FF"/>
        </w:rPr>
      </w:pPr>
      <w:r>
        <w:rPr>
          <w:rFonts w:hint="eastAsia"/>
        </w:rPr>
        <w:t>给出本功能模块的编号，描述本模块的主要功能。</w:t>
      </w:r>
    </w:p>
    <w:p w14:paraId="230D9542" w14:textId="77777777" w:rsidR="00491264" w:rsidRDefault="00A72FF7">
      <w:pPr>
        <w:pStyle w:val="3"/>
      </w:pPr>
      <w:bookmarkStart w:id="169" w:name="_Toc511421025"/>
      <w:bookmarkStart w:id="170" w:name="_Toc373097950"/>
      <w:bookmarkStart w:id="171" w:name="_Toc20263103"/>
      <w:r>
        <w:rPr>
          <w:rFonts w:hint="eastAsia"/>
        </w:rPr>
        <w:t>操作者</w:t>
      </w:r>
      <w:bookmarkEnd w:id="169"/>
      <w:bookmarkEnd w:id="170"/>
      <w:bookmarkEnd w:id="171"/>
    </w:p>
    <w:p w14:paraId="5B23BB99" w14:textId="77777777" w:rsidR="00491264" w:rsidRDefault="00A72FF7">
      <w:pPr>
        <w:pStyle w:val="a0"/>
        <w:ind w:firstLine="480"/>
      </w:pPr>
      <w:r>
        <w:rPr>
          <w:rFonts w:hint="eastAsia"/>
        </w:rPr>
        <w:t>说明使用此模块的相关角色。</w:t>
      </w:r>
    </w:p>
    <w:p w14:paraId="04E0C662" w14:textId="77777777" w:rsidR="00491264" w:rsidRDefault="00A72FF7">
      <w:pPr>
        <w:pStyle w:val="3"/>
      </w:pPr>
      <w:bookmarkStart w:id="172" w:name="_Toc373097951"/>
      <w:bookmarkStart w:id="173" w:name="_Toc51579960"/>
      <w:bookmarkStart w:id="174" w:name="_Toc511421026"/>
      <w:bookmarkStart w:id="175" w:name="_Toc20263104"/>
      <w:bookmarkStart w:id="176" w:name="_Toc266729590"/>
      <w:r>
        <w:rPr>
          <w:rFonts w:hint="eastAsia"/>
        </w:rPr>
        <w:t>与本模块相关的码表和表</w:t>
      </w:r>
      <w:bookmarkEnd w:id="172"/>
      <w:bookmarkEnd w:id="173"/>
      <w:bookmarkEnd w:id="174"/>
      <w:bookmarkEnd w:id="175"/>
      <w:bookmarkEnd w:id="176"/>
    </w:p>
    <w:p w14:paraId="3E27635C" w14:textId="77777777" w:rsidR="00491264" w:rsidRDefault="00A72FF7">
      <w:pPr>
        <w:pStyle w:val="a0"/>
        <w:ind w:firstLine="480"/>
      </w:pPr>
      <w:r>
        <w:rPr>
          <w:rFonts w:hint="eastAsia"/>
        </w:rPr>
        <w:t>说明与本模块相关的数据库码表及表格。其中，作用指在本子系统中对该表的操作为：</w:t>
      </w:r>
      <w:r>
        <w:rPr>
          <w:rFonts w:hint="eastAsia"/>
        </w:rPr>
        <w:t>input</w:t>
      </w:r>
      <w:r>
        <w:rPr>
          <w:rFonts w:hint="eastAsia"/>
        </w:rPr>
        <w:t>（输入）、</w:t>
      </w:r>
      <w:r>
        <w:rPr>
          <w:rFonts w:hint="eastAsia"/>
        </w:rPr>
        <w:t>output</w:t>
      </w:r>
      <w:r>
        <w:rPr>
          <w:rFonts w:hint="eastAsia"/>
        </w:rPr>
        <w:t>（输出）、</w:t>
      </w:r>
      <w:r>
        <w:rPr>
          <w:rFonts w:hint="eastAsia"/>
        </w:rPr>
        <w:t>update</w:t>
      </w:r>
      <w:r>
        <w:rPr>
          <w:rFonts w:hint="eastAsia"/>
        </w:rPr>
        <w:t>（更新）等。格式可如下：</w:t>
      </w:r>
    </w:p>
    <w:p w14:paraId="081B9E63" w14:textId="77777777" w:rsidR="00491264" w:rsidRDefault="00A72FF7">
      <w:pPr>
        <w:pStyle w:val="af8"/>
        <w:spacing w:before="156"/>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2</w:t>
      </w:r>
      <w:r>
        <w:fldChar w:fldCharType="end"/>
      </w:r>
      <w:r>
        <w:rPr>
          <w:rFonts w:ascii="黑体" w:eastAsia="黑体" w:hint="eastAsia"/>
          <w:lang w:val="en-GB"/>
        </w:rPr>
        <w:t xml:space="preserve"> 模块功能表</w:t>
      </w:r>
    </w:p>
    <w:tbl>
      <w:tblPr>
        <w:tblW w:w="8198"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5"/>
        <w:gridCol w:w="1670"/>
        <w:gridCol w:w="1670"/>
        <w:gridCol w:w="1671"/>
        <w:gridCol w:w="1622"/>
      </w:tblGrid>
      <w:tr w:rsidR="00491264" w14:paraId="0EB558E4" w14:textId="77777777">
        <w:trPr>
          <w:cantSplit/>
        </w:trPr>
        <w:tc>
          <w:tcPr>
            <w:tcW w:w="1565" w:type="dxa"/>
            <w:vMerge w:val="restart"/>
            <w:shd w:val="pct10" w:color="auto" w:fill="auto"/>
            <w:vAlign w:val="center"/>
          </w:tcPr>
          <w:p w14:paraId="2697E6E7" w14:textId="77777777" w:rsidR="00491264" w:rsidRDefault="00A72FF7">
            <w:pPr>
              <w:jc w:val="center"/>
              <w:rPr>
                <w:b/>
                <w:sz w:val="18"/>
                <w:lang w:val="en-GB"/>
              </w:rPr>
            </w:pPr>
            <w:r>
              <w:rPr>
                <w:rFonts w:hint="eastAsia"/>
                <w:b/>
                <w:sz w:val="18"/>
                <w:lang w:val="en-GB"/>
              </w:rPr>
              <w:t>名称</w:t>
            </w:r>
          </w:p>
        </w:tc>
        <w:tc>
          <w:tcPr>
            <w:tcW w:w="1670" w:type="dxa"/>
            <w:vMerge w:val="restart"/>
            <w:shd w:val="pct10" w:color="auto" w:fill="auto"/>
            <w:vAlign w:val="center"/>
          </w:tcPr>
          <w:p w14:paraId="2C81E278" w14:textId="77777777" w:rsidR="00491264" w:rsidRDefault="00A72FF7">
            <w:pPr>
              <w:jc w:val="center"/>
              <w:rPr>
                <w:b/>
                <w:sz w:val="18"/>
                <w:lang w:val="en-GB"/>
              </w:rPr>
            </w:pPr>
            <w:r>
              <w:rPr>
                <w:rFonts w:hint="eastAsia"/>
                <w:b/>
                <w:sz w:val="18"/>
                <w:lang w:val="en-GB"/>
              </w:rPr>
              <w:t>中文注释</w:t>
            </w:r>
          </w:p>
        </w:tc>
        <w:tc>
          <w:tcPr>
            <w:tcW w:w="3341" w:type="dxa"/>
            <w:gridSpan w:val="2"/>
            <w:tcBorders>
              <w:bottom w:val="single" w:sz="4" w:space="0" w:color="auto"/>
            </w:tcBorders>
            <w:shd w:val="pct10" w:color="auto" w:fill="auto"/>
            <w:vAlign w:val="center"/>
          </w:tcPr>
          <w:p w14:paraId="0DD9D210" w14:textId="77777777" w:rsidR="00491264" w:rsidRDefault="00A72FF7">
            <w:pPr>
              <w:jc w:val="center"/>
              <w:rPr>
                <w:b/>
                <w:sz w:val="18"/>
                <w:lang w:val="en-GB"/>
              </w:rPr>
            </w:pPr>
            <w:r>
              <w:rPr>
                <w:rFonts w:hint="eastAsia"/>
                <w:b/>
                <w:sz w:val="18"/>
                <w:lang w:val="en-GB"/>
              </w:rPr>
              <w:t>类型</w:t>
            </w:r>
          </w:p>
        </w:tc>
        <w:tc>
          <w:tcPr>
            <w:tcW w:w="1622" w:type="dxa"/>
            <w:vMerge w:val="restart"/>
            <w:shd w:val="pct10" w:color="auto" w:fill="auto"/>
            <w:vAlign w:val="center"/>
          </w:tcPr>
          <w:p w14:paraId="785C79B0" w14:textId="77777777" w:rsidR="00491264" w:rsidRDefault="00A72FF7">
            <w:pPr>
              <w:jc w:val="center"/>
              <w:rPr>
                <w:b/>
                <w:sz w:val="18"/>
                <w:lang w:val="en-GB"/>
              </w:rPr>
            </w:pPr>
            <w:r>
              <w:rPr>
                <w:rFonts w:hint="eastAsia"/>
                <w:b/>
                <w:sz w:val="18"/>
                <w:lang w:val="en-GB"/>
              </w:rPr>
              <w:t>作用</w:t>
            </w:r>
          </w:p>
        </w:tc>
      </w:tr>
      <w:tr w:rsidR="00491264" w14:paraId="2EDD6377" w14:textId="77777777">
        <w:trPr>
          <w:cantSplit/>
        </w:trPr>
        <w:tc>
          <w:tcPr>
            <w:tcW w:w="1565" w:type="dxa"/>
            <w:vMerge/>
          </w:tcPr>
          <w:p w14:paraId="5E1FD15B" w14:textId="77777777" w:rsidR="00491264" w:rsidRDefault="00491264">
            <w:pPr>
              <w:jc w:val="center"/>
              <w:rPr>
                <w:b/>
                <w:sz w:val="18"/>
                <w:lang w:val="en-GB"/>
              </w:rPr>
            </w:pPr>
          </w:p>
        </w:tc>
        <w:tc>
          <w:tcPr>
            <w:tcW w:w="1670" w:type="dxa"/>
            <w:vMerge/>
          </w:tcPr>
          <w:p w14:paraId="05AF888C" w14:textId="77777777" w:rsidR="00491264" w:rsidRDefault="00491264">
            <w:pPr>
              <w:jc w:val="center"/>
              <w:rPr>
                <w:b/>
                <w:sz w:val="18"/>
                <w:lang w:val="en-GB"/>
              </w:rPr>
            </w:pPr>
          </w:p>
        </w:tc>
        <w:tc>
          <w:tcPr>
            <w:tcW w:w="1670" w:type="dxa"/>
            <w:shd w:val="pct10" w:color="auto" w:fill="auto"/>
          </w:tcPr>
          <w:p w14:paraId="3A161955" w14:textId="77777777" w:rsidR="00491264" w:rsidRDefault="00A72FF7">
            <w:pPr>
              <w:jc w:val="center"/>
              <w:rPr>
                <w:b/>
                <w:sz w:val="18"/>
                <w:lang w:val="en-GB"/>
              </w:rPr>
            </w:pPr>
            <w:r>
              <w:rPr>
                <w:rFonts w:hint="eastAsia"/>
                <w:b/>
                <w:sz w:val="18"/>
                <w:lang w:val="en-GB"/>
              </w:rPr>
              <w:t>码表</w:t>
            </w:r>
          </w:p>
        </w:tc>
        <w:tc>
          <w:tcPr>
            <w:tcW w:w="1671" w:type="dxa"/>
            <w:shd w:val="pct10" w:color="auto" w:fill="auto"/>
          </w:tcPr>
          <w:p w14:paraId="7CD6ADBD" w14:textId="77777777" w:rsidR="00491264" w:rsidRDefault="00A72FF7">
            <w:pPr>
              <w:jc w:val="center"/>
              <w:rPr>
                <w:b/>
                <w:sz w:val="18"/>
                <w:lang w:val="en-GB"/>
              </w:rPr>
            </w:pPr>
            <w:r>
              <w:rPr>
                <w:rFonts w:hint="eastAsia"/>
                <w:b/>
                <w:sz w:val="18"/>
                <w:lang w:val="en-GB"/>
              </w:rPr>
              <w:t>表</w:t>
            </w:r>
          </w:p>
        </w:tc>
        <w:tc>
          <w:tcPr>
            <w:tcW w:w="1622" w:type="dxa"/>
            <w:vMerge/>
          </w:tcPr>
          <w:p w14:paraId="52D42006" w14:textId="77777777" w:rsidR="00491264" w:rsidRDefault="00491264">
            <w:pPr>
              <w:jc w:val="center"/>
              <w:rPr>
                <w:b/>
                <w:sz w:val="18"/>
                <w:lang w:val="en-GB"/>
              </w:rPr>
            </w:pPr>
          </w:p>
        </w:tc>
      </w:tr>
      <w:tr w:rsidR="00491264" w14:paraId="1D15500B" w14:textId="77777777">
        <w:tc>
          <w:tcPr>
            <w:tcW w:w="1565" w:type="dxa"/>
          </w:tcPr>
          <w:p w14:paraId="7E3DAB89" w14:textId="77777777" w:rsidR="00491264" w:rsidRDefault="00491264">
            <w:pPr>
              <w:jc w:val="center"/>
              <w:rPr>
                <w:sz w:val="18"/>
                <w:lang w:val="en-GB"/>
              </w:rPr>
            </w:pPr>
          </w:p>
        </w:tc>
        <w:tc>
          <w:tcPr>
            <w:tcW w:w="1670" w:type="dxa"/>
          </w:tcPr>
          <w:p w14:paraId="1EEAA8C6" w14:textId="77777777" w:rsidR="00491264" w:rsidRDefault="00491264">
            <w:pPr>
              <w:jc w:val="center"/>
              <w:rPr>
                <w:sz w:val="18"/>
                <w:lang w:val="en-GB"/>
              </w:rPr>
            </w:pPr>
          </w:p>
        </w:tc>
        <w:tc>
          <w:tcPr>
            <w:tcW w:w="1670" w:type="dxa"/>
          </w:tcPr>
          <w:p w14:paraId="2B596D1A" w14:textId="77777777" w:rsidR="00491264" w:rsidRDefault="00491264">
            <w:pPr>
              <w:jc w:val="center"/>
              <w:rPr>
                <w:sz w:val="18"/>
                <w:lang w:val="en-GB"/>
              </w:rPr>
            </w:pPr>
          </w:p>
        </w:tc>
        <w:tc>
          <w:tcPr>
            <w:tcW w:w="1671" w:type="dxa"/>
          </w:tcPr>
          <w:p w14:paraId="20BB48A0" w14:textId="77777777" w:rsidR="00491264" w:rsidRDefault="00491264">
            <w:pPr>
              <w:jc w:val="center"/>
              <w:rPr>
                <w:sz w:val="18"/>
                <w:lang w:val="en-GB"/>
              </w:rPr>
            </w:pPr>
          </w:p>
        </w:tc>
        <w:tc>
          <w:tcPr>
            <w:tcW w:w="1622" w:type="dxa"/>
          </w:tcPr>
          <w:p w14:paraId="4BDDF538" w14:textId="77777777" w:rsidR="00491264" w:rsidRDefault="00491264">
            <w:pPr>
              <w:jc w:val="center"/>
              <w:rPr>
                <w:sz w:val="18"/>
                <w:lang w:val="en-GB"/>
              </w:rPr>
            </w:pPr>
          </w:p>
        </w:tc>
      </w:tr>
      <w:tr w:rsidR="00491264" w14:paraId="3AE44697" w14:textId="77777777">
        <w:tc>
          <w:tcPr>
            <w:tcW w:w="1565" w:type="dxa"/>
          </w:tcPr>
          <w:p w14:paraId="55AC82A6" w14:textId="77777777" w:rsidR="00491264" w:rsidRDefault="00491264">
            <w:pPr>
              <w:jc w:val="center"/>
              <w:rPr>
                <w:sz w:val="18"/>
                <w:lang w:val="en-GB"/>
              </w:rPr>
            </w:pPr>
          </w:p>
        </w:tc>
        <w:tc>
          <w:tcPr>
            <w:tcW w:w="1670" w:type="dxa"/>
          </w:tcPr>
          <w:p w14:paraId="561CED2D" w14:textId="77777777" w:rsidR="00491264" w:rsidRDefault="00491264">
            <w:pPr>
              <w:jc w:val="center"/>
              <w:rPr>
                <w:sz w:val="18"/>
                <w:lang w:val="en-GB"/>
              </w:rPr>
            </w:pPr>
          </w:p>
        </w:tc>
        <w:tc>
          <w:tcPr>
            <w:tcW w:w="1670" w:type="dxa"/>
          </w:tcPr>
          <w:p w14:paraId="2EC3AD24" w14:textId="77777777" w:rsidR="00491264" w:rsidRDefault="00491264">
            <w:pPr>
              <w:jc w:val="center"/>
              <w:rPr>
                <w:sz w:val="18"/>
                <w:lang w:val="en-GB"/>
              </w:rPr>
            </w:pPr>
          </w:p>
        </w:tc>
        <w:tc>
          <w:tcPr>
            <w:tcW w:w="1671" w:type="dxa"/>
          </w:tcPr>
          <w:p w14:paraId="23D61718" w14:textId="77777777" w:rsidR="00491264" w:rsidRDefault="00491264">
            <w:pPr>
              <w:jc w:val="center"/>
              <w:rPr>
                <w:sz w:val="18"/>
                <w:lang w:val="en-GB"/>
              </w:rPr>
            </w:pPr>
          </w:p>
        </w:tc>
        <w:tc>
          <w:tcPr>
            <w:tcW w:w="1622" w:type="dxa"/>
          </w:tcPr>
          <w:p w14:paraId="6740C577" w14:textId="77777777" w:rsidR="00491264" w:rsidRDefault="00491264">
            <w:pPr>
              <w:jc w:val="center"/>
              <w:rPr>
                <w:sz w:val="18"/>
                <w:lang w:val="en-GB"/>
              </w:rPr>
            </w:pPr>
          </w:p>
        </w:tc>
      </w:tr>
      <w:tr w:rsidR="00491264" w14:paraId="55933771" w14:textId="77777777">
        <w:tc>
          <w:tcPr>
            <w:tcW w:w="1565" w:type="dxa"/>
          </w:tcPr>
          <w:p w14:paraId="6274D8F5" w14:textId="77777777" w:rsidR="00491264" w:rsidRDefault="00491264">
            <w:pPr>
              <w:jc w:val="center"/>
              <w:rPr>
                <w:sz w:val="18"/>
                <w:lang w:val="en-GB"/>
              </w:rPr>
            </w:pPr>
          </w:p>
        </w:tc>
        <w:tc>
          <w:tcPr>
            <w:tcW w:w="1670" w:type="dxa"/>
          </w:tcPr>
          <w:p w14:paraId="37B4217F" w14:textId="77777777" w:rsidR="00491264" w:rsidRDefault="00491264">
            <w:pPr>
              <w:jc w:val="center"/>
              <w:rPr>
                <w:sz w:val="18"/>
                <w:lang w:val="en-GB"/>
              </w:rPr>
            </w:pPr>
          </w:p>
        </w:tc>
        <w:tc>
          <w:tcPr>
            <w:tcW w:w="1670" w:type="dxa"/>
          </w:tcPr>
          <w:p w14:paraId="1475CD98" w14:textId="77777777" w:rsidR="00491264" w:rsidRDefault="00491264">
            <w:pPr>
              <w:jc w:val="center"/>
              <w:rPr>
                <w:sz w:val="18"/>
                <w:lang w:val="en-GB"/>
              </w:rPr>
            </w:pPr>
          </w:p>
        </w:tc>
        <w:tc>
          <w:tcPr>
            <w:tcW w:w="1671" w:type="dxa"/>
          </w:tcPr>
          <w:p w14:paraId="065D0C80" w14:textId="77777777" w:rsidR="00491264" w:rsidRDefault="00491264">
            <w:pPr>
              <w:jc w:val="center"/>
              <w:rPr>
                <w:sz w:val="18"/>
                <w:lang w:val="en-GB"/>
              </w:rPr>
            </w:pPr>
          </w:p>
        </w:tc>
        <w:tc>
          <w:tcPr>
            <w:tcW w:w="1622" w:type="dxa"/>
          </w:tcPr>
          <w:p w14:paraId="3AB53A88" w14:textId="77777777" w:rsidR="00491264" w:rsidRDefault="00491264">
            <w:pPr>
              <w:jc w:val="center"/>
              <w:rPr>
                <w:sz w:val="18"/>
                <w:lang w:val="en-GB"/>
              </w:rPr>
            </w:pPr>
          </w:p>
        </w:tc>
      </w:tr>
    </w:tbl>
    <w:p w14:paraId="0BC2C132" w14:textId="77777777" w:rsidR="00491264" w:rsidRDefault="00A72FF7">
      <w:pPr>
        <w:pStyle w:val="3"/>
      </w:pPr>
      <w:bookmarkStart w:id="177" w:name="_Toc266729597"/>
      <w:bookmarkStart w:id="178" w:name="_Toc20263105"/>
      <w:bookmarkStart w:id="179" w:name="_Toc373097952"/>
      <w:bookmarkStart w:id="180" w:name="_Toc511421027"/>
      <w:bookmarkStart w:id="181" w:name="_Toc51579961"/>
      <w:bookmarkStart w:id="182" w:name="_Toc266729591"/>
      <w:r>
        <w:rPr>
          <w:rFonts w:hint="eastAsia"/>
        </w:rPr>
        <w:t>界面设计与说明</w:t>
      </w:r>
      <w:bookmarkEnd w:id="177"/>
      <w:bookmarkEnd w:id="178"/>
      <w:bookmarkEnd w:id="179"/>
      <w:bookmarkEnd w:id="180"/>
    </w:p>
    <w:p w14:paraId="497A5828" w14:textId="77777777" w:rsidR="00491264" w:rsidRDefault="00A72FF7">
      <w:pPr>
        <w:pStyle w:val="a0"/>
        <w:ind w:firstLine="480"/>
        <w:rPr>
          <w:lang w:val="en-GB"/>
        </w:rPr>
      </w:pPr>
      <w:r>
        <w:rPr>
          <w:rFonts w:hint="eastAsia"/>
        </w:rPr>
        <w:t>界面的详细设计，如有子页面需求，应进行子页面的设计。对界面的相关元素应做详细说明。</w:t>
      </w:r>
    </w:p>
    <w:p w14:paraId="7594CAD3" w14:textId="77777777" w:rsidR="00491264" w:rsidRDefault="00A72FF7">
      <w:pPr>
        <w:pStyle w:val="3"/>
      </w:pPr>
      <w:bookmarkStart w:id="183" w:name="_Toc373097953"/>
      <w:bookmarkStart w:id="184" w:name="_Toc20263106"/>
      <w:bookmarkStart w:id="185" w:name="_Toc511421028"/>
      <w:r>
        <w:rPr>
          <w:rFonts w:hint="eastAsia"/>
        </w:rPr>
        <w:t>输入信息</w:t>
      </w:r>
      <w:bookmarkEnd w:id="181"/>
      <w:bookmarkEnd w:id="182"/>
      <w:bookmarkEnd w:id="183"/>
      <w:bookmarkEnd w:id="184"/>
      <w:bookmarkEnd w:id="185"/>
    </w:p>
    <w:p w14:paraId="6835E7C0" w14:textId="77777777" w:rsidR="00491264" w:rsidRDefault="00A72FF7">
      <w:pPr>
        <w:pStyle w:val="a0"/>
        <w:ind w:firstLine="480"/>
        <w:rPr>
          <w:color w:val="0000FF"/>
        </w:rPr>
      </w:pPr>
      <w:r>
        <w:rPr>
          <w:rFonts w:hint="eastAsia"/>
        </w:rPr>
        <w:t>解释各输入数据类型，给出对每一个输入参数的特性，包括名称、标识、数据的类型和格式、数据值的有效范围、输入的方式。</w:t>
      </w:r>
      <w:r>
        <w:t xml:space="preserve"> </w:t>
      </w:r>
      <w:r>
        <w:rPr>
          <w:rFonts w:hint="eastAsia"/>
        </w:rPr>
        <w:t>数量和频度、输入介质、输入数据的来源和安全保密条件</w:t>
      </w:r>
      <w:r>
        <w:rPr>
          <w:rFonts w:hint="eastAsia"/>
        </w:rPr>
        <w:t xml:space="preserve">, </w:t>
      </w:r>
      <w:r>
        <w:rPr>
          <w:rFonts w:hint="eastAsia"/>
        </w:rPr>
        <w:t>输入时代码表与基本表的情况</w:t>
      </w:r>
      <w:r>
        <w:rPr>
          <w:rFonts w:hint="eastAsia"/>
        </w:rPr>
        <w:t>,</w:t>
      </w:r>
      <w:r>
        <w:rPr>
          <w:rFonts w:hint="eastAsia"/>
        </w:rPr>
        <w:t>使用的特殊输入设备情况等等。</w:t>
      </w:r>
    </w:p>
    <w:p w14:paraId="7708AE8D" w14:textId="77777777" w:rsidR="00491264" w:rsidRDefault="00A72FF7">
      <w:pPr>
        <w:pStyle w:val="3"/>
      </w:pPr>
      <w:bookmarkStart w:id="186" w:name="_Toc51579962"/>
      <w:bookmarkStart w:id="187" w:name="_Toc266729592"/>
      <w:bookmarkStart w:id="188" w:name="_Toc373097954"/>
      <w:bookmarkStart w:id="189" w:name="_Toc20263107"/>
      <w:bookmarkStart w:id="190" w:name="_Toc511421029"/>
      <w:r>
        <w:rPr>
          <w:rFonts w:hint="eastAsia"/>
        </w:rPr>
        <w:lastRenderedPageBreak/>
        <w:t>输出信息</w:t>
      </w:r>
      <w:bookmarkEnd w:id="186"/>
      <w:bookmarkEnd w:id="187"/>
      <w:bookmarkEnd w:id="188"/>
      <w:bookmarkEnd w:id="189"/>
      <w:bookmarkEnd w:id="190"/>
    </w:p>
    <w:p w14:paraId="231D5674" w14:textId="77777777" w:rsidR="00491264" w:rsidRDefault="00A72FF7">
      <w:pPr>
        <w:pStyle w:val="a0"/>
        <w:ind w:firstLine="480"/>
      </w:pPr>
      <w:r>
        <w:rPr>
          <w:rFonts w:hint="eastAsia"/>
        </w:rPr>
        <w:t>解释各输出数据类型，并逐项说明其媒体、格式、数值范围、精度等。对输出中有明确要求输出量必须进行解释并举例，包括对正常结果输出、状态输出及异常输出，图形或显示报告的描述。</w:t>
      </w:r>
    </w:p>
    <w:p w14:paraId="378A641A" w14:textId="77777777" w:rsidR="00491264" w:rsidRDefault="00A72FF7">
      <w:pPr>
        <w:pStyle w:val="3"/>
      </w:pPr>
      <w:bookmarkStart w:id="191" w:name="_Toc511421030"/>
      <w:bookmarkStart w:id="192" w:name="_Toc373097955"/>
      <w:bookmarkStart w:id="193" w:name="_Toc266729593"/>
      <w:bookmarkStart w:id="194" w:name="_Toc20263108"/>
      <w:r>
        <w:rPr>
          <w:rFonts w:hint="eastAsia"/>
        </w:rPr>
        <w:t>算法</w:t>
      </w:r>
      <w:bookmarkEnd w:id="191"/>
      <w:bookmarkEnd w:id="192"/>
      <w:bookmarkEnd w:id="193"/>
      <w:bookmarkEnd w:id="194"/>
    </w:p>
    <w:p w14:paraId="532F099E" w14:textId="77777777" w:rsidR="00491264" w:rsidRDefault="00A72FF7">
      <w:pPr>
        <w:pStyle w:val="a0"/>
        <w:ind w:firstLine="480"/>
      </w:pPr>
      <w:del w:id="195" w:author="gl" w:date="2025-01-07T14:52:00Z">
        <w:r>
          <w:rPr>
            <w:rFonts w:hint="eastAsia"/>
          </w:rPr>
          <w:delText>包括计算公式与说明、某些设定的或必然的逻辑关系。对于函数，要着重说明。</w:delText>
        </w:r>
      </w:del>
      <w:ins w:id="196" w:author="gl" w:date="2025-01-07T14:51:00Z">
        <w:r>
          <w:rPr>
            <w:rFonts w:hint="eastAsia"/>
          </w:rPr>
          <w:t>算法部分详细描述了功能模块的核心计算逻辑。</w:t>
        </w:r>
      </w:ins>
      <w:ins w:id="197" w:author="gl" w:date="2025-01-07T14:52:00Z">
        <w:r>
          <w:rPr>
            <w:rFonts w:hint="eastAsia"/>
          </w:rPr>
          <w:t>包括计算公式与说明、某些设定的或必然的逻辑关系。基于</w:t>
        </w:r>
      </w:ins>
      <w:ins w:id="198" w:author="gl" w:date="2025-01-07T14:51:00Z">
        <w:r>
          <w:rPr>
            <w:rFonts w:hint="eastAsia"/>
          </w:rPr>
          <w:t>机器学习模型的</w:t>
        </w:r>
      </w:ins>
      <w:ins w:id="199" w:author="gl" w:date="2025-01-07T14:52:00Z">
        <w:r>
          <w:rPr>
            <w:rFonts w:hint="eastAsia"/>
          </w:rPr>
          <w:t>算法还要</w:t>
        </w:r>
      </w:ins>
      <w:ins w:id="200" w:author="gl" w:date="2025-01-07T14:51:00Z">
        <w:r>
          <w:rPr>
            <w:rFonts w:hint="eastAsia"/>
          </w:rPr>
          <w:t>包括：模型选择与训练</w:t>
        </w:r>
      </w:ins>
      <w:ins w:id="201" w:author="gl" w:date="2025-01-07T14:53:00Z">
        <w:r>
          <w:rPr>
            <w:rFonts w:hint="eastAsia"/>
          </w:rPr>
          <w:t>，</w:t>
        </w:r>
      </w:ins>
      <w:ins w:id="202" w:author="gl" w:date="2025-01-07T14:51:00Z">
        <w:r>
          <w:rPr>
            <w:rFonts w:hint="eastAsia"/>
          </w:rPr>
          <w:t>说明所选用模型类型（如神经网络、决策树等），描述模型的训练过程，包括数据预处理、特征提取、模型参数调优等</w:t>
        </w:r>
      </w:ins>
      <w:ins w:id="203" w:author="gl" w:date="2025-01-07T14:53:00Z">
        <w:r>
          <w:rPr>
            <w:rFonts w:hint="eastAsia"/>
          </w:rPr>
          <w:t>；</w:t>
        </w:r>
      </w:ins>
      <w:ins w:id="204" w:author="gl" w:date="2025-01-07T14:51:00Z">
        <w:r>
          <w:rPr>
            <w:rFonts w:hint="eastAsia"/>
          </w:rPr>
          <w:t>模型推理</w:t>
        </w:r>
      </w:ins>
      <w:ins w:id="205" w:author="gl" w:date="2025-01-07T14:53:00Z">
        <w:r>
          <w:rPr>
            <w:rFonts w:hint="eastAsia"/>
          </w:rPr>
          <w:t>，</w:t>
        </w:r>
      </w:ins>
      <w:ins w:id="206" w:author="gl" w:date="2025-01-07T14:51:00Z">
        <w:r>
          <w:rPr>
            <w:rFonts w:hint="eastAsia"/>
          </w:rPr>
          <w:t>描述模型在运行时的推理过程，包括输入数据的处理、模型计算步骤及输出结果的生成</w:t>
        </w:r>
      </w:ins>
      <w:ins w:id="207" w:author="gl" w:date="2025-01-07T14:54:00Z">
        <w:r>
          <w:rPr>
            <w:rFonts w:hint="eastAsia"/>
          </w:rPr>
          <w:t>；</w:t>
        </w:r>
      </w:ins>
      <w:ins w:id="208" w:author="gl" w:date="2025-01-07T14:51:00Z">
        <w:r>
          <w:rPr>
            <w:rFonts w:hint="eastAsia"/>
          </w:rPr>
          <w:t>提供模型性能评估的方法和指标，如准确率、召回率等。</w:t>
        </w:r>
      </w:ins>
    </w:p>
    <w:p w14:paraId="4E90D9E0" w14:textId="77777777" w:rsidR="00491264" w:rsidRDefault="00A72FF7">
      <w:pPr>
        <w:pStyle w:val="3"/>
        <w:rPr>
          <w:color w:val="0070C0"/>
        </w:rPr>
      </w:pPr>
      <w:bookmarkStart w:id="209" w:name="_Toc20263109"/>
      <w:r>
        <w:rPr>
          <w:rFonts w:hint="eastAsia"/>
          <w:color w:val="0070C0"/>
        </w:rPr>
        <w:t>对象时序图</w:t>
      </w:r>
      <w:bookmarkEnd w:id="209"/>
    </w:p>
    <w:p w14:paraId="26033A4C" w14:textId="77777777" w:rsidR="00491264" w:rsidRDefault="00A72FF7">
      <w:pPr>
        <w:pStyle w:val="a0"/>
        <w:ind w:firstLine="480"/>
        <w:rPr>
          <w:color w:val="0070C0"/>
        </w:rPr>
      </w:pPr>
      <w:r>
        <w:rPr>
          <w:rFonts w:hint="eastAsia"/>
          <w:color w:val="0070C0"/>
        </w:rPr>
        <w:t>本节内容为用例驱动的面向对象设计必选的内容。</w:t>
      </w:r>
    </w:p>
    <w:p w14:paraId="64E039DE" w14:textId="77777777" w:rsidR="00491264" w:rsidRDefault="00A72FF7">
      <w:pPr>
        <w:pStyle w:val="a0"/>
        <w:ind w:firstLine="480"/>
        <w:rPr>
          <w:color w:val="0070C0"/>
        </w:rPr>
      </w:pPr>
      <w:r>
        <w:rPr>
          <w:rFonts w:hint="eastAsia"/>
          <w:color w:val="0070C0"/>
        </w:rPr>
        <w:t>依据</w:t>
      </w:r>
      <w:r>
        <w:rPr>
          <w:rFonts w:hint="eastAsia"/>
          <w:color w:val="0070C0"/>
        </w:rPr>
        <w:t>MVC</w:t>
      </w:r>
      <w:r>
        <w:rPr>
          <w:rFonts w:hint="eastAsia"/>
          <w:color w:val="0070C0"/>
        </w:rPr>
        <w:t>架构，对模块</w:t>
      </w:r>
      <w:r>
        <w:rPr>
          <w:rFonts w:hint="eastAsia"/>
          <w:color w:val="0070C0"/>
        </w:rPr>
        <w:t>1</w:t>
      </w:r>
      <w:r>
        <w:rPr>
          <w:rFonts w:hint="eastAsia"/>
          <w:color w:val="0070C0"/>
        </w:rPr>
        <w:t>在需求规格中对应的用例，按架构提供的客户层、控制层、业务层、数据层排列对应的参与者、边界类、控制类、实体类对应的对象，根据需求规格中用例详细描述，设计基于架构的对象之间的协作关系，并用对象时序图表示出来。</w:t>
      </w:r>
    </w:p>
    <w:p w14:paraId="0918E5B3" w14:textId="77777777" w:rsidR="00491264" w:rsidRDefault="00A72FF7">
      <w:pPr>
        <w:pStyle w:val="a0"/>
        <w:ind w:firstLine="480"/>
        <w:rPr>
          <w:color w:val="0070C0"/>
        </w:rPr>
      </w:pPr>
      <w:r>
        <w:rPr>
          <w:rFonts w:hint="eastAsia"/>
          <w:color w:val="0070C0"/>
        </w:rPr>
        <w:t>示例：上传文件</w:t>
      </w:r>
    </w:p>
    <w:p w14:paraId="1B30B4A9" w14:textId="77777777" w:rsidR="00491264" w:rsidRDefault="00A72FF7">
      <w:pPr>
        <w:spacing w:line="240" w:lineRule="auto"/>
        <w:jc w:val="center"/>
        <w:rPr>
          <w:rFonts w:ascii="宋体" w:cs="Times New Roman"/>
          <w:sz w:val="24"/>
          <w:szCs w:val="24"/>
        </w:rPr>
      </w:pPr>
      <w:r>
        <w:rPr>
          <w:rFonts w:ascii="宋体"/>
          <w:noProof/>
          <w:sz w:val="24"/>
          <w:szCs w:val="24"/>
        </w:rPr>
        <w:lastRenderedPageBreak/>
        <w:drawing>
          <wp:inline distT="0" distB="0" distL="0" distR="0" wp14:anchorId="27F6EA54" wp14:editId="46885369">
            <wp:extent cx="5274310" cy="370395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74310" cy="3703955"/>
                    </a:xfrm>
                    <a:prstGeom prst="rect">
                      <a:avLst/>
                    </a:prstGeom>
                    <a:noFill/>
                    <a:ln>
                      <a:noFill/>
                    </a:ln>
                  </pic:spPr>
                </pic:pic>
              </a:graphicData>
            </a:graphic>
          </wp:inline>
        </w:drawing>
      </w:r>
    </w:p>
    <w:p w14:paraId="368F6673" w14:textId="77777777" w:rsidR="00491264" w:rsidRDefault="00A72FF7">
      <w:pPr>
        <w:jc w:val="center"/>
        <w:rPr>
          <w:rFonts w:ascii="宋体" w:cs="宋体"/>
          <w:bCs/>
          <w:color w:val="0070C0"/>
        </w:rPr>
      </w:pPr>
      <w:r>
        <w:rPr>
          <w:rFonts w:ascii="宋体" w:hAnsi="宋体" w:cs="宋体" w:hint="eastAsia"/>
          <w:bCs/>
          <w:color w:val="0070C0"/>
        </w:rPr>
        <w:t>图3-</w:t>
      </w:r>
      <w:r>
        <w:rPr>
          <w:rFonts w:ascii="宋体" w:hAnsi="宋体" w:cs="宋体"/>
          <w:bCs/>
          <w:color w:val="0070C0"/>
        </w:rPr>
        <w:t xml:space="preserve"> </w:t>
      </w:r>
      <w:r>
        <w:rPr>
          <w:rFonts w:ascii="宋体" w:hAnsi="宋体" w:cs="宋体" w:hint="eastAsia"/>
          <w:bCs/>
          <w:color w:val="0070C0"/>
        </w:rPr>
        <w:t>上传文件的对象时序图</w:t>
      </w:r>
    </w:p>
    <w:p w14:paraId="365A2651" w14:textId="77777777" w:rsidR="00491264" w:rsidRDefault="00A72FF7">
      <w:pPr>
        <w:pStyle w:val="3"/>
        <w:rPr>
          <w:color w:val="0070C0"/>
        </w:rPr>
      </w:pPr>
      <w:bookmarkStart w:id="210" w:name="_Toc20263110"/>
      <w:r>
        <w:rPr>
          <w:rFonts w:hint="eastAsia"/>
          <w:color w:val="0070C0"/>
        </w:rPr>
        <w:t>模块各对象的封装</w:t>
      </w:r>
      <w:bookmarkEnd w:id="210"/>
    </w:p>
    <w:p w14:paraId="3B7CB16A" w14:textId="77777777" w:rsidR="00491264" w:rsidRDefault="00A72FF7">
      <w:pPr>
        <w:spacing w:line="360" w:lineRule="auto"/>
        <w:ind w:firstLineChars="200" w:firstLine="480"/>
        <w:rPr>
          <w:rFonts w:ascii="宋体" w:cs="宋体"/>
          <w:color w:val="0070C0"/>
          <w:sz w:val="24"/>
          <w:szCs w:val="24"/>
        </w:rPr>
      </w:pPr>
      <w:r>
        <w:rPr>
          <w:rFonts w:cs="宋体" w:hint="eastAsia"/>
          <w:bCs/>
          <w:color w:val="0070C0"/>
          <w:sz w:val="24"/>
          <w:szCs w:val="24"/>
        </w:rPr>
        <w:t>示例：上传文件模块</w:t>
      </w:r>
      <w:r>
        <w:rPr>
          <w:rFonts w:ascii="宋体" w:hAnsi="宋体" w:cs="宋体" w:hint="eastAsia"/>
          <w:color w:val="0070C0"/>
          <w:sz w:val="24"/>
          <w:szCs w:val="24"/>
        </w:rPr>
        <w:t>对象封装见表</w:t>
      </w:r>
      <w:r>
        <w:rPr>
          <w:rFonts w:ascii="宋体" w:hAnsi="宋体" w:cs="宋体" w:hint="eastAsia"/>
          <w:bCs/>
          <w:color w:val="0070C0"/>
          <w:sz w:val="24"/>
          <w:szCs w:val="24"/>
        </w:rPr>
        <w:t>3-</w:t>
      </w:r>
      <w:r>
        <w:rPr>
          <w:rFonts w:ascii="宋体" w:hAnsi="宋体" w:cs="宋体"/>
          <w:bCs/>
          <w:color w:val="0070C0"/>
          <w:sz w:val="24"/>
          <w:szCs w:val="24"/>
        </w:rPr>
        <w:t xml:space="preserve"> </w:t>
      </w:r>
      <w:r>
        <w:rPr>
          <w:rFonts w:ascii="宋体" w:hAnsi="宋体" w:cs="宋体" w:hint="eastAsia"/>
          <w:color w:val="0070C0"/>
          <w:sz w:val="24"/>
          <w:szCs w:val="24"/>
        </w:rPr>
        <w:t>。</w:t>
      </w:r>
    </w:p>
    <w:p w14:paraId="39AF0DFE" w14:textId="77777777" w:rsidR="00491264" w:rsidRDefault="00A72FF7">
      <w:pPr>
        <w:spacing w:line="360" w:lineRule="auto"/>
        <w:ind w:rightChars="-50" w:right="-105"/>
        <w:jc w:val="center"/>
        <w:rPr>
          <w:rFonts w:ascii="宋体" w:cs="黑体"/>
          <w:color w:val="0070C0"/>
        </w:rPr>
      </w:pPr>
      <w:r>
        <w:rPr>
          <w:rFonts w:ascii="宋体" w:hAnsi="宋体" w:cs="黑体" w:hint="eastAsia"/>
          <w:color w:val="0070C0"/>
        </w:rPr>
        <w:t>表</w:t>
      </w:r>
      <w:r>
        <w:rPr>
          <w:rFonts w:ascii="宋体" w:hAnsi="宋体" w:cs="宋体" w:hint="eastAsia"/>
          <w:bCs/>
          <w:color w:val="0070C0"/>
        </w:rPr>
        <w:t>3-</w:t>
      </w:r>
      <w:r>
        <w:rPr>
          <w:rFonts w:ascii="宋体" w:hAnsi="宋体" w:cs="宋体"/>
          <w:bCs/>
          <w:color w:val="0070C0"/>
        </w:rPr>
        <w:t xml:space="preserve"> </w:t>
      </w:r>
      <w:r>
        <w:rPr>
          <w:rFonts w:ascii="宋体" w:hAnsi="宋体" w:cs="黑体" w:hint="eastAsia"/>
          <w:color w:val="0070C0"/>
        </w:rPr>
        <w:t>上传文件模块对象封装</w:t>
      </w:r>
    </w:p>
    <w:tbl>
      <w:tblPr>
        <w:tblStyle w:val="af1"/>
        <w:tblW w:w="4926" w:type="pct"/>
        <w:tblLook w:val="04A0" w:firstRow="1" w:lastRow="0" w:firstColumn="1" w:lastColumn="0" w:noHBand="0" w:noVBand="1"/>
      </w:tblPr>
      <w:tblGrid>
        <w:gridCol w:w="1338"/>
        <w:gridCol w:w="2193"/>
        <w:gridCol w:w="2740"/>
        <w:gridCol w:w="1902"/>
      </w:tblGrid>
      <w:tr w:rsidR="00491264" w14:paraId="4B872C99" w14:textId="77777777">
        <w:tc>
          <w:tcPr>
            <w:tcW w:w="866" w:type="pct"/>
          </w:tcPr>
          <w:p w14:paraId="0BB8A4FD" w14:textId="77777777" w:rsidR="00491264" w:rsidRDefault="00A72FF7">
            <w:pPr>
              <w:ind w:rightChars="-50" w:right="-105"/>
              <w:rPr>
                <w:rFonts w:cs="Times New Roman"/>
                <w:color w:val="0070C0"/>
              </w:rPr>
            </w:pPr>
            <w:r>
              <w:rPr>
                <w:rFonts w:cs="宋体" w:hint="eastAsia"/>
                <w:color w:val="0070C0"/>
              </w:rPr>
              <w:t>模块名称</w:t>
            </w:r>
          </w:p>
        </w:tc>
        <w:tc>
          <w:tcPr>
            <w:tcW w:w="1199" w:type="pct"/>
          </w:tcPr>
          <w:p w14:paraId="459E3DF9" w14:textId="77777777" w:rsidR="00491264" w:rsidRDefault="00A72FF7">
            <w:pPr>
              <w:ind w:rightChars="-50" w:right="-105"/>
              <w:rPr>
                <w:color w:val="0070C0"/>
              </w:rPr>
            </w:pPr>
            <w:r>
              <w:rPr>
                <w:color w:val="0070C0"/>
              </w:rPr>
              <w:t xml:space="preserve"> </w:t>
            </w:r>
            <w:r>
              <w:rPr>
                <w:rFonts w:cs="宋体" w:hint="eastAsia"/>
                <w:color w:val="0070C0"/>
              </w:rPr>
              <w:t>程序文件</w:t>
            </w:r>
          </w:p>
        </w:tc>
        <w:tc>
          <w:tcPr>
            <w:tcW w:w="1724" w:type="pct"/>
          </w:tcPr>
          <w:p w14:paraId="62BC5EE8" w14:textId="77777777" w:rsidR="00491264" w:rsidRDefault="00A72FF7">
            <w:pPr>
              <w:ind w:rightChars="-50" w:right="-105"/>
              <w:rPr>
                <w:color w:val="0070C0"/>
              </w:rPr>
            </w:pPr>
            <w:r>
              <w:rPr>
                <w:color w:val="0070C0"/>
              </w:rPr>
              <w:t xml:space="preserve">  </w:t>
            </w:r>
            <w:r>
              <w:rPr>
                <w:rFonts w:cs="宋体" w:hint="eastAsia"/>
                <w:color w:val="0070C0"/>
              </w:rPr>
              <w:t>功能说明</w:t>
            </w:r>
          </w:p>
        </w:tc>
        <w:tc>
          <w:tcPr>
            <w:tcW w:w="1212" w:type="pct"/>
          </w:tcPr>
          <w:p w14:paraId="6F91E83C" w14:textId="77777777" w:rsidR="00491264" w:rsidRDefault="00A72FF7">
            <w:pPr>
              <w:ind w:rightChars="-50" w:right="-105"/>
              <w:rPr>
                <w:color w:val="0070C0"/>
              </w:rPr>
            </w:pPr>
            <w:r>
              <w:rPr>
                <w:color w:val="0070C0"/>
              </w:rPr>
              <w:t xml:space="preserve">    </w:t>
            </w:r>
            <w:r>
              <w:rPr>
                <w:rFonts w:cs="宋体" w:hint="eastAsia"/>
                <w:color w:val="0070C0"/>
              </w:rPr>
              <w:t>封装方法</w:t>
            </w:r>
          </w:p>
        </w:tc>
      </w:tr>
      <w:tr w:rsidR="00491264" w14:paraId="6E10A439" w14:textId="77777777">
        <w:tc>
          <w:tcPr>
            <w:tcW w:w="866" w:type="pct"/>
          </w:tcPr>
          <w:p w14:paraId="1BC6CB84" w14:textId="77777777" w:rsidR="00491264" w:rsidRDefault="00A72FF7">
            <w:pPr>
              <w:ind w:rightChars="-50" w:right="-105"/>
              <w:rPr>
                <w:rFonts w:cs="宋体"/>
                <w:color w:val="0070C0"/>
              </w:rPr>
            </w:pPr>
            <w:r>
              <w:rPr>
                <w:rFonts w:cs="宋体" w:hint="eastAsia"/>
                <w:color w:val="0070C0"/>
              </w:rPr>
              <w:t>上传文件</w:t>
            </w:r>
          </w:p>
          <w:p w14:paraId="347A49F1" w14:textId="77777777" w:rsidR="00491264" w:rsidRDefault="00A72FF7">
            <w:pPr>
              <w:ind w:rightChars="-50" w:right="-105"/>
              <w:rPr>
                <w:rFonts w:cs="Times New Roman"/>
                <w:color w:val="0070C0"/>
              </w:rPr>
            </w:pPr>
            <w:r>
              <w:rPr>
                <w:rFonts w:cs="宋体" w:hint="eastAsia"/>
                <w:color w:val="0070C0"/>
              </w:rPr>
              <w:t>界面</w:t>
            </w:r>
          </w:p>
        </w:tc>
        <w:tc>
          <w:tcPr>
            <w:tcW w:w="1199" w:type="pct"/>
          </w:tcPr>
          <w:p w14:paraId="527364DD" w14:textId="77777777" w:rsidR="00491264" w:rsidRDefault="00A72FF7">
            <w:pPr>
              <w:ind w:rightChars="-50" w:right="-105"/>
              <w:rPr>
                <w:color w:val="0070C0"/>
              </w:rPr>
            </w:pPr>
            <w:r>
              <w:rPr>
                <w:color w:val="0070C0"/>
              </w:rPr>
              <w:t>UploadFile.jsp</w:t>
            </w:r>
          </w:p>
        </w:tc>
        <w:tc>
          <w:tcPr>
            <w:tcW w:w="1724" w:type="pct"/>
          </w:tcPr>
          <w:p w14:paraId="2FF1429C" w14:textId="77777777" w:rsidR="00491264" w:rsidRDefault="00A72FF7">
            <w:pPr>
              <w:numPr>
                <w:ilvl w:val="0"/>
                <w:numId w:val="9"/>
              </w:numPr>
              <w:spacing w:line="240" w:lineRule="auto"/>
              <w:ind w:rightChars="-50" w:right="-105"/>
              <w:rPr>
                <w:color w:val="0070C0"/>
              </w:rPr>
            </w:pPr>
            <w:r>
              <w:rPr>
                <w:rFonts w:cs="宋体" w:hint="eastAsia"/>
                <w:color w:val="0070C0"/>
              </w:rPr>
              <w:t>一次可“添加”若干上传文件；</w:t>
            </w:r>
          </w:p>
          <w:p w14:paraId="559529B8" w14:textId="77777777" w:rsidR="00491264" w:rsidRDefault="00A72FF7">
            <w:pPr>
              <w:numPr>
                <w:ilvl w:val="0"/>
                <w:numId w:val="9"/>
              </w:numPr>
              <w:spacing w:line="240" w:lineRule="auto"/>
              <w:ind w:rightChars="-50" w:right="-105"/>
              <w:rPr>
                <w:color w:val="0070C0"/>
              </w:rPr>
            </w:pPr>
            <w:r>
              <w:rPr>
                <w:rFonts w:cs="宋体" w:hint="eastAsia"/>
                <w:color w:val="0070C0"/>
              </w:rPr>
              <w:t>每个文件“填写”对应标题</w:t>
            </w:r>
          </w:p>
          <w:p w14:paraId="566E69E2" w14:textId="77777777" w:rsidR="00491264" w:rsidRDefault="00A72FF7">
            <w:pPr>
              <w:numPr>
                <w:ilvl w:val="0"/>
                <w:numId w:val="9"/>
              </w:numPr>
              <w:spacing w:line="240" w:lineRule="auto"/>
              <w:ind w:rightChars="-50" w:right="-105"/>
              <w:rPr>
                <w:color w:val="0070C0"/>
              </w:rPr>
            </w:pPr>
            <w:r>
              <w:rPr>
                <w:rFonts w:cs="宋体" w:hint="eastAsia"/>
                <w:color w:val="0070C0"/>
              </w:rPr>
              <w:t>“浏览”选择上传文件的路径；</w:t>
            </w:r>
          </w:p>
          <w:p w14:paraId="64E0EE79" w14:textId="77777777" w:rsidR="00491264" w:rsidRDefault="00A72FF7">
            <w:pPr>
              <w:numPr>
                <w:ilvl w:val="0"/>
                <w:numId w:val="9"/>
              </w:numPr>
              <w:spacing w:line="240" w:lineRule="auto"/>
              <w:ind w:rightChars="-50" w:right="-105"/>
              <w:rPr>
                <w:color w:val="0070C0"/>
              </w:rPr>
            </w:pPr>
            <w:r>
              <w:rPr>
                <w:rFonts w:cs="宋体" w:hint="eastAsia"/>
                <w:color w:val="0070C0"/>
              </w:rPr>
              <w:t>允许单个文件容量</w:t>
            </w:r>
            <w:r>
              <w:rPr>
                <w:color w:val="0070C0"/>
              </w:rPr>
              <w:t>5M</w:t>
            </w:r>
            <w:r>
              <w:rPr>
                <w:rFonts w:cs="宋体" w:hint="eastAsia"/>
                <w:color w:val="0070C0"/>
              </w:rPr>
              <w:t>，一次最大上传容量</w:t>
            </w:r>
            <w:r>
              <w:rPr>
                <w:color w:val="0070C0"/>
              </w:rPr>
              <w:t>200M</w:t>
            </w:r>
            <w:r>
              <w:rPr>
                <w:rFonts w:cs="宋体" w:hint="eastAsia"/>
                <w:color w:val="0070C0"/>
              </w:rPr>
              <w:t>；</w:t>
            </w:r>
          </w:p>
          <w:p w14:paraId="24297CF6" w14:textId="77777777" w:rsidR="00491264" w:rsidRDefault="00A72FF7">
            <w:pPr>
              <w:numPr>
                <w:ilvl w:val="0"/>
                <w:numId w:val="9"/>
              </w:numPr>
              <w:spacing w:line="240" w:lineRule="auto"/>
              <w:ind w:rightChars="-50" w:right="-105"/>
              <w:rPr>
                <w:color w:val="0070C0"/>
              </w:rPr>
            </w:pPr>
            <w:r>
              <w:rPr>
                <w:rFonts w:cs="宋体" w:hint="eastAsia"/>
                <w:color w:val="0070C0"/>
              </w:rPr>
              <w:t>指示上传文件状态</w:t>
            </w:r>
          </w:p>
        </w:tc>
        <w:tc>
          <w:tcPr>
            <w:tcW w:w="1212" w:type="pct"/>
          </w:tcPr>
          <w:p w14:paraId="66ABBD82" w14:textId="77777777" w:rsidR="00491264" w:rsidRDefault="00A72FF7">
            <w:pPr>
              <w:ind w:rightChars="-50" w:right="-105"/>
              <w:rPr>
                <w:rFonts w:ascii="Courier New" w:hAnsi="Courier New" w:cs="宋体"/>
                <w:color w:val="0070C0"/>
                <w:sz w:val="18"/>
                <w:szCs w:val="18"/>
                <w:lang w:val="en"/>
              </w:rPr>
            </w:pPr>
            <w:r>
              <w:rPr>
                <w:rFonts w:ascii="Courier New" w:hAnsi="Courier New" w:cs="宋体"/>
                <w:color w:val="0070C0"/>
                <w:sz w:val="18"/>
                <w:szCs w:val="18"/>
                <w:lang w:val="en"/>
              </w:rPr>
              <w:t>addComponent()</w:t>
            </w:r>
          </w:p>
          <w:p w14:paraId="659223C1" w14:textId="77777777" w:rsidR="00491264" w:rsidRDefault="00491264">
            <w:pPr>
              <w:ind w:rightChars="-50" w:right="-105"/>
              <w:rPr>
                <w:rFonts w:ascii="Courier New" w:hAnsi="Courier New" w:cs="宋体"/>
                <w:color w:val="0070C0"/>
                <w:sz w:val="18"/>
                <w:szCs w:val="18"/>
                <w:lang w:val="en"/>
              </w:rPr>
            </w:pPr>
          </w:p>
          <w:p w14:paraId="327282CC" w14:textId="77777777" w:rsidR="00491264" w:rsidRDefault="00491264">
            <w:pPr>
              <w:ind w:rightChars="-50" w:right="-105"/>
              <w:rPr>
                <w:rFonts w:cs="Times New Roman"/>
                <w:color w:val="0070C0"/>
              </w:rPr>
            </w:pPr>
          </w:p>
        </w:tc>
      </w:tr>
      <w:tr w:rsidR="00491264" w14:paraId="020F5C5D" w14:textId="77777777">
        <w:tc>
          <w:tcPr>
            <w:tcW w:w="866" w:type="pct"/>
          </w:tcPr>
          <w:p w14:paraId="0F790FED" w14:textId="77777777" w:rsidR="00491264" w:rsidRDefault="00A72FF7">
            <w:pPr>
              <w:ind w:rightChars="-50" w:right="-105"/>
              <w:rPr>
                <w:rFonts w:cs="宋体"/>
                <w:color w:val="0070C0"/>
              </w:rPr>
            </w:pPr>
            <w:r>
              <w:rPr>
                <w:rFonts w:cs="宋体" w:hint="eastAsia"/>
                <w:color w:val="0070C0"/>
              </w:rPr>
              <w:t>上传文件</w:t>
            </w:r>
          </w:p>
          <w:p w14:paraId="3264BC42" w14:textId="77777777" w:rsidR="00491264" w:rsidRDefault="00A72FF7">
            <w:pPr>
              <w:ind w:rightChars="-50" w:right="-105"/>
              <w:rPr>
                <w:rFonts w:cs="Times New Roman"/>
                <w:color w:val="0070C0"/>
              </w:rPr>
            </w:pPr>
            <w:r>
              <w:rPr>
                <w:rFonts w:cs="宋体" w:hint="eastAsia"/>
                <w:color w:val="0070C0"/>
              </w:rPr>
              <w:t>业务过程</w:t>
            </w:r>
          </w:p>
        </w:tc>
        <w:tc>
          <w:tcPr>
            <w:tcW w:w="1199" w:type="pct"/>
          </w:tcPr>
          <w:p w14:paraId="5D96FC8D" w14:textId="77777777" w:rsidR="00491264" w:rsidRDefault="00A72FF7">
            <w:pPr>
              <w:ind w:rightChars="-50" w:right="-105"/>
              <w:rPr>
                <w:color w:val="0070C0"/>
              </w:rPr>
            </w:pPr>
            <w:r>
              <w:rPr>
                <w:color w:val="0070C0"/>
              </w:rPr>
              <w:t>UploadFileAction.java</w:t>
            </w:r>
          </w:p>
        </w:tc>
        <w:tc>
          <w:tcPr>
            <w:tcW w:w="1724" w:type="pct"/>
          </w:tcPr>
          <w:p w14:paraId="04639F7E" w14:textId="77777777" w:rsidR="00491264" w:rsidRDefault="00A72FF7">
            <w:pPr>
              <w:numPr>
                <w:ilvl w:val="0"/>
                <w:numId w:val="10"/>
              </w:numPr>
              <w:spacing w:line="240" w:lineRule="auto"/>
              <w:ind w:rightChars="-50" w:right="-105"/>
              <w:jc w:val="left"/>
              <w:rPr>
                <w:color w:val="0070C0"/>
              </w:rPr>
            </w:pPr>
            <w:r>
              <w:rPr>
                <w:rFonts w:hint="eastAsia"/>
                <w:color w:val="0070C0"/>
              </w:rPr>
              <w:t>响应</w:t>
            </w:r>
            <w:r>
              <w:rPr>
                <w:color w:val="0070C0"/>
              </w:rPr>
              <w:t>HTTP</w:t>
            </w:r>
            <w:r>
              <w:rPr>
                <w:rFonts w:hint="eastAsia"/>
                <w:color w:val="0070C0"/>
              </w:rPr>
              <w:t>请求，获取前台表单数据</w:t>
            </w:r>
          </w:p>
          <w:p w14:paraId="7CEA5852" w14:textId="77777777" w:rsidR="00491264" w:rsidRDefault="00A72FF7">
            <w:pPr>
              <w:numPr>
                <w:ilvl w:val="0"/>
                <w:numId w:val="11"/>
              </w:numPr>
              <w:spacing w:line="240" w:lineRule="auto"/>
              <w:ind w:rightChars="-50" w:right="-105"/>
              <w:rPr>
                <w:color w:val="0070C0"/>
              </w:rPr>
            </w:pPr>
            <w:r>
              <w:rPr>
                <w:rFonts w:cs="宋体" w:hint="eastAsia"/>
                <w:color w:val="0070C0"/>
              </w:rPr>
              <w:t>保存文件信息</w:t>
            </w:r>
          </w:p>
          <w:p w14:paraId="454B40CB" w14:textId="77777777" w:rsidR="00491264" w:rsidRDefault="00A72FF7">
            <w:pPr>
              <w:numPr>
                <w:ilvl w:val="0"/>
                <w:numId w:val="11"/>
              </w:numPr>
              <w:spacing w:line="240" w:lineRule="auto"/>
              <w:ind w:rightChars="-50" w:right="-105"/>
              <w:rPr>
                <w:color w:val="0070C0"/>
              </w:rPr>
            </w:pPr>
            <w:r>
              <w:rPr>
                <w:rFonts w:hint="eastAsia"/>
                <w:color w:val="0070C0"/>
              </w:rPr>
              <w:t>导航到</w:t>
            </w:r>
            <w:r>
              <w:rPr>
                <w:color w:val="0070C0"/>
              </w:rPr>
              <w:t>UploadFile.jsp</w:t>
            </w:r>
          </w:p>
        </w:tc>
        <w:tc>
          <w:tcPr>
            <w:tcW w:w="1212" w:type="pct"/>
          </w:tcPr>
          <w:p w14:paraId="73018116" w14:textId="77777777" w:rsidR="00491264" w:rsidRDefault="00A72FF7">
            <w:pPr>
              <w:ind w:rightChars="-50" w:right="-105"/>
              <w:jc w:val="left"/>
              <w:rPr>
                <w:color w:val="0070C0"/>
              </w:rPr>
            </w:pPr>
            <w:r>
              <w:rPr>
                <w:color w:val="0070C0"/>
              </w:rPr>
              <w:t>execute</w:t>
            </w:r>
            <w:r>
              <w:rPr>
                <w:rFonts w:hint="eastAsia"/>
                <w:color w:val="0070C0"/>
              </w:rPr>
              <w:t>（）</w:t>
            </w:r>
          </w:p>
          <w:p w14:paraId="1BC224ED" w14:textId="77777777" w:rsidR="00491264" w:rsidRDefault="00491264">
            <w:pPr>
              <w:ind w:rightChars="-50" w:right="-105"/>
              <w:jc w:val="left"/>
              <w:rPr>
                <w:color w:val="0070C0"/>
              </w:rPr>
            </w:pPr>
          </w:p>
        </w:tc>
      </w:tr>
      <w:tr w:rsidR="00491264" w14:paraId="490A9457" w14:textId="77777777">
        <w:tc>
          <w:tcPr>
            <w:tcW w:w="866" w:type="pct"/>
          </w:tcPr>
          <w:p w14:paraId="2256FB1B" w14:textId="77777777" w:rsidR="00491264" w:rsidRDefault="00A72FF7">
            <w:pPr>
              <w:ind w:rightChars="-50" w:right="-105"/>
              <w:rPr>
                <w:rFonts w:cs="宋体"/>
                <w:color w:val="0070C0"/>
              </w:rPr>
            </w:pPr>
            <w:r>
              <w:rPr>
                <w:rFonts w:cs="宋体" w:hint="eastAsia"/>
                <w:color w:val="0070C0"/>
              </w:rPr>
              <w:lastRenderedPageBreak/>
              <w:t>上传文件</w:t>
            </w:r>
          </w:p>
          <w:p w14:paraId="7DEC11CD" w14:textId="77777777" w:rsidR="00491264" w:rsidRDefault="00A72FF7">
            <w:pPr>
              <w:ind w:rightChars="-50" w:right="-105"/>
              <w:rPr>
                <w:rFonts w:cs="宋体"/>
                <w:color w:val="0070C0"/>
              </w:rPr>
            </w:pPr>
            <w:r>
              <w:rPr>
                <w:rFonts w:cs="宋体" w:hint="eastAsia"/>
                <w:color w:val="0070C0"/>
              </w:rPr>
              <w:t>业务方法</w:t>
            </w:r>
          </w:p>
        </w:tc>
        <w:tc>
          <w:tcPr>
            <w:tcW w:w="1199" w:type="pct"/>
          </w:tcPr>
          <w:p w14:paraId="6473D1E4" w14:textId="77777777" w:rsidR="00491264" w:rsidRDefault="00A72FF7">
            <w:pPr>
              <w:ind w:rightChars="-50" w:right="-105"/>
              <w:jc w:val="left"/>
              <w:rPr>
                <w:rFonts w:cs="Times New Roman"/>
                <w:color w:val="0070C0"/>
              </w:rPr>
            </w:pPr>
            <w:r>
              <w:rPr>
                <w:color w:val="0070C0"/>
              </w:rPr>
              <w:t>UploadFileService.java</w:t>
            </w:r>
          </w:p>
        </w:tc>
        <w:tc>
          <w:tcPr>
            <w:tcW w:w="1724" w:type="pct"/>
          </w:tcPr>
          <w:p w14:paraId="4A4811BC" w14:textId="77777777" w:rsidR="00491264" w:rsidRDefault="00A72FF7">
            <w:pPr>
              <w:numPr>
                <w:ilvl w:val="0"/>
                <w:numId w:val="12"/>
              </w:numPr>
              <w:spacing w:line="240" w:lineRule="auto"/>
              <w:ind w:rightChars="-50" w:right="-105"/>
              <w:jc w:val="left"/>
              <w:rPr>
                <w:rFonts w:cs="宋体"/>
                <w:color w:val="0070C0"/>
              </w:rPr>
            </w:pPr>
            <w:r>
              <w:rPr>
                <w:rFonts w:cs="宋体" w:hint="eastAsia"/>
                <w:color w:val="0070C0"/>
              </w:rPr>
              <w:t>实现保存文件的方法</w:t>
            </w:r>
          </w:p>
        </w:tc>
        <w:tc>
          <w:tcPr>
            <w:tcW w:w="1212" w:type="pct"/>
          </w:tcPr>
          <w:p w14:paraId="49DD4771" w14:textId="77777777" w:rsidR="00491264" w:rsidRDefault="00A72FF7">
            <w:pPr>
              <w:ind w:rightChars="-50" w:right="-105"/>
              <w:rPr>
                <w:rFonts w:cs="Times New Roman"/>
                <w:color w:val="0070C0"/>
              </w:rPr>
            </w:pPr>
            <w:r>
              <w:rPr>
                <w:color w:val="0070C0"/>
              </w:rPr>
              <w:t>uploadFile</w:t>
            </w:r>
            <w:r>
              <w:rPr>
                <w:rFonts w:hint="eastAsia"/>
                <w:color w:val="0070C0"/>
              </w:rPr>
              <w:t>（）</w:t>
            </w:r>
          </w:p>
        </w:tc>
      </w:tr>
      <w:tr w:rsidR="00491264" w14:paraId="53CFB8A6" w14:textId="77777777">
        <w:tc>
          <w:tcPr>
            <w:tcW w:w="866" w:type="pct"/>
          </w:tcPr>
          <w:p w14:paraId="35E9A2BA" w14:textId="77777777" w:rsidR="00491264" w:rsidRDefault="00A72FF7">
            <w:pPr>
              <w:ind w:rightChars="-50" w:right="-105"/>
              <w:rPr>
                <w:rFonts w:cs="宋体"/>
                <w:color w:val="0070C0"/>
              </w:rPr>
            </w:pPr>
            <w:r>
              <w:rPr>
                <w:rFonts w:cs="宋体" w:hint="eastAsia"/>
                <w:color w:val="0070C0"/>
              </w:rPr>
              <w:t>上传文件</w:t>
            </w:r>
          </w:p>
          <w:p w14:paraId="5F147A3B" w14:textId="77777777" w:rsidR="00491264" w:rsidRDefault="00A72FF7">
            <w:pPr>
              <w:ind w:rightChars="-50" w:right="-105"/>
              <w:rPr>
                <w:rFonts w:cs="Times New Roman"/>
                <w:color w:val="0070C0"/>
              </w:rPr>
            </w:pPr>
            <w:r>
              <w:rPr>
                <w:rFonts w:cs="宋体" w:hint="eastAsia"/>
                <w:color w:val="0070C0"/>
              </w:rPr>
              <w:t>持久化模块</w:t>
            </w:r>
          </w:p>
        </w:tc>
        <w:tc>
          <w:tcPr>
            <w:tcW w:w="1199" w:type="pct"/>
          </w:tcPr>
          <w:p w14:paraId="2FA22045" w14:textId="77777777" w:rsidR="00491264" w:rsidRDefault="00A72FF7">
            <w:pPr>
              <w:ind w:rightChars="-50" w:right="-105"/>
              <w:jc w:val="left"/>
              <w:rPr>
                <w:color w:val="0070C0"/>
              </w:rPr>
            </w:pPr>
            <w:r>
              <w:rPr>
                <w:color w:val="0070C0"/>
              </w:rPr>
              <w:t>UploadFileDAO.java</w:t>
            </w:r>
          </w:p>
          <w:p w14:paraId="79BCD40D" w14:textId="77777777" w:rsidR="00491264" w:rsidRDefault="00491264">
            <w:pPr>
              <w:ind w:rightChars="-50" w:right="-105"/>
              <w:jc w:val="left"/>
              <w:rPr>
                <w:color w:val="0070C0"/>
              </w:rPr>
            </w:pPr>
          </w:p>
        </w:tc>
        <w:tc>
          <w:tcPr>
            <w:tcW w:w="1724" w:type="pct"/>
          </w:tcPr>
          <w:p w14:paraId="5C1FE085" w14:textId="77777777" w:rsidR="00491264" w:rsidRDefault="00A72FF7">
            <w:pPr>
              <w:numPr>
                <w:ilvl w:val="0"/>
                <w:numId w:val="13"/>
              </w:numPr>
              <w:spacing w:line="240" w:lineRule="auto"/>
              <w:ind w:rightChars="-50" w:right="-105"/>
              <w:jc w:val="left"/>
              <w:rPr>
                <w:color w:val="0070C0"/>
              </w:rPr>
            </w:pPr>
            <w:r>
              <w:rPr>
                <w:rFonts w:cs="宋体" w:hint="eastAsia"/>
                <w:color w:val="0070C0"/>
              </w:rPr>
              <w:t>对上传文件进行持久化</w:t>
            </w:r>
          </w:p>
        </w:tc>
        <w:tc>
          <w:tcPr>
            <w:tcW w:w="1212" w:type="pct"/>
          </w:tcPr>
          <w:p w14:paraId="4DF53A70" w14:textId="77777777" w:rsidR="00491264" w:rsidRDefault="00A72FF7">
            <w:pPr>
              <w:ind w:rightChars="-50" w:right="-105"/>
              <w:rPr>
                <w:color w:val="0070C0"/>
              </w:rPr>
            </w:pPr>
            <w:r>
              <w:rPr>
                <w:color w:val="0070C0"/>
              </w:rPr>
              <w:t>save()</w:t>
            </w:r>
          </w:p>
        </w:tc>
      </w:tr>
    </w:tbl>
    <w:p w14:paraId="62EB899A" w14:textId="77777777" w:rsidR="00491264" w:rsidRDefault="00491264">
      <w:pPr>
        <w:rPr>
          <w:rFonts w:ascii="宋体" w:cs="宋体"/>
          <w:b/>
          <w:bCs/>
          <w:sz w:val="24"/>
          <w:szCs w:val="24"/>
        </w:rPr>
      </w:pPr>
    </w:p>
    <w:p w14:paraId="010AB5DC" w14:textId="77777777" w:rsidR="00491264" w:rsidRDefault="00A72FF7">
      <w:pPr>
        <w:pStyle w:val="3"/>
      </w:pPr>
      <w:bookmarkStart w:id="211" w:name="_Toc511421032"/>
      <w:bookmarkStart w:id="212" w:name="_Toc266729595"/>
      <w:bookmarkStart w:id="213" w:name="_Toc20263111"/>
      <w:bookmarkStart w:id="214" w:name="_Toc373097957"/>
      <w:r>
        <w:rPr>
          <w:rFonts w:hint="eastAsia"/>
        </w:rPr>
        <w:t>类设计</w:t>
      </w:r>
      <w:bookmarkEnd w:id="211"/>
      <w:bookmarkEnd w:id="212"/>
      <w:bookmarkEnd w:id="213"/>
      <w:bookmarkEnd w:id="214"/>
    </w:p>
    <w:p w14:paraId="12EF7564" w14:textId="77777777" w:rsidR="00491264" w:rsidRDefault="00A72FF7">
      <w:pPr>
        <w:pStyle w:val="a0"/>
        <w:ind w:firstLine="480"/>
      </w:pPr>
      <w:r>
        <w:rPr>
          <w:rFonts w:hint="eastAsia"/>
        </w:rPr>
        <w:t>给出本模块的类设计，包括类图和类说明。</w:t>
      </w:r>
    </w:p>
    <w:p w14:paraId="07774736" w14:textId="77777777" w:rsidR="00491264" w:rsidRDefault="00A72FF7">
      <w:pPr>
        <w:pStyle w:val="a0"/>
        <w:ind w:firstLine="480"/>
      </w:pPr>
      <w:r>
        <w:rPr>
          <w:rFonts w:hint="eastAsia"/>
        </w:rPr>
        <w:t>对于</w:t>
      </w:r>
      <w:r>
        <w:rPr>
          <w:rFonts w:hint="eastAsia"/>
        </w:rPr>
        <w:t>J2EE</w:t>
      </w:r>
      <w:r>
        <w:rPr>
          <w:rFonts w:hint="eastAsia"/>
        </w:rPr>
        <w:t>应用，可以分控制类（例如用到的</w:t>
      </w:r>
      <w:r>
        <w:rPr>
          <w:rFonts w:hint="eastAsia"/>
        </w:rPr>
        <w:t>Servlet</w:t>
      </w:r>
      <w:r>
        <w:rPr>
          <w:rFonts w:hint="eastAsia"/>
        </w:rPr>
        <w:t>）、实体类（例如</w:t>
      </w:r>
      <w:r>
        <w:rPr>
          <w:rFonts w:hint="eastAsia"/>
        </w:rPr>
        <w:t>DAO</w:t>
      </w:r>
      <w:r>
        <w:rPr>
          <w:rFonts w:hint="eastAsia"/>
        </w:rPr>
        <w:t>）、业务类（例如处理业务的</w:t>
      </w:r>
      <w:r>
        <w:rPr>
          <w:rFonts w:hint="eastAsia"/>
        </w:rPr>
        <w:t>Handler</w:t>
      </w:r>
      <w:r>
        <w:rPr>
          <w:rFonts w:hint="eastAsia"/>
        </w:rPr>
        <w:t>）、视图类（例如</w:t>
      </w:r>
      <w:r>
        <w:rPr>
          <w:rFonts w:hint="eastAsia"/>
        </w:rPr>
        <w:t>JSP</w:t>
      </w:r>
      <w:r>
        <w:rPr>
          <w:rFonts w:hint="eastAsia"/>
        </w:rPr>
        <w:t>）、接口类（例如供别的模块调用的</w:t>
      </w:r>
      <w:r>
        <w:rPr>
          <w:rFonts w:hint="eastAsia"/>
        </w:rPr>
        <w:t>API</w:t>
      </w:r>
      <w:r>
        <w:rPr>
          <w:rFonts w:hint="eastAsia"/>
        </w:rPr>
        <w:t>）、工具类（例如对字符串进行处理的</w:t>
      </w:r>
      <w:r>
        <w:rPr>
          <w:rFonts w:hint="eastAsia"/>
        </w:rPr>
        <w:t>StringUtil</w:t>
      </w:r>
      <w:r>
        <w:rPr>
          <w:rFonts w:hint="eastAsia"/>
        </w:rPr>
        <w:t>）进行描述。</w:t>
      </w:r>
      <w:r>
        <w:rPr>
          <w:rFonts w:hint="eastAsia"/>
        </w:rPr>
        <w:t>JSP</w:t>
      </w:r>
      <w:r>
        <w:rPr>
          <w:rFonts w:hint="eastAsia"/>
        </w:rPr>
        <w:t>可以放在视图类中进行描述，描述包括使用到的重要的</w:t>
      </w:r>
      <w:r>
        <w:rPr>
          <w:rFonts w:hint="eastAsia"/>
        </w:rPr>
        <w:t>JavaScript</w:t>
      </w:r>
      <w:r>
        <w:rPr>
          <w:rFonts w:hint="eastAsia"/>
        </w:rPr>
        <w:t>。</w:t>
      </w:r>
    </w:p>
    <w:p w14:paraId="05F3A558" w14:textId="77777777" w:rsidR="00491264" w:rsidRDefault="00491264">
      <w:pPr>
        <w:pStyle w:val="a0"/>
        <w:ind w:firstLine="480"/>
      </w:pPr>
    </w:p>
    <w:p w14:paraId="6F1ADE12" w14:textId="77777777" w:rsidR="00491264" w:rsidRDefault="00A72FF7">
      <w:pPr>
        <w:pStyle w:val="4"/>
      </w:pPr>
      <w:bookmarkStart w:id="215" w:name="_Toc263766116"/>
      <w:r>
        <w:rPr>
          <w:rFonts w:hint="eastAsia"/>
        </w:rPr>
        <w:t>类图</w:t>
      </w:r>
      <w:bookmarkEnd w:id="215"/>
    </w:p>
    <w:p w14:paraId="74C64A77" w14:textId="77777777" w:rsidR="00491264" w:rsidRDefault="00A72FF7">
      <w:pPr>
        <w:pStyle w:val="a0"/>
        <w:ind w:firstLine="480"/>
      </w:pPr>
      <w:r>
        <w:rPr>
          <w:rFonts w:hint="eastAsia"/>
        </w:rPr>
        <w:t>示例：</w:t>
      </w:r>
    </w:p>
    <w:tbl>
      <w:tblPr>
        <w:tblW w:w="0" w:type="auto"/>
        <w:tblBorders>
          <w:insideV w:val="single" w:sz="4" w:space="0" w:color="000000"/>
        </w:tblBorders>
        <w:tblLook w:val="04A0" w:firstRow="1" w:lastRow="0" w:firstColumn="1" w:lastColumn="0" w:noHBand="0" w:noVBand="1"/>
      </w:tblPr>
      <w:tblGrid>
        <w:gridCol w:w="8306"/>
      </w:tblGrid>
      <w:tr w:rsidR="00491264" w14:paraId="517503C3" w14:textId="77777777">
        <w:tc>
          <w:tcPr>
            <w:tcW w:w="8306" w:type="dxa"/>
          </w:tcPr>
          <w:p w14:paraId="7623AB71" w14:textId="77777777" w:rsidR="00491264" w:rsidRDefault="00A72FF7">
            <w:pPr>
              <w:pStyle w:val="af7"/>
              <w:spacing w:before="156"/>
              <w:rPr>
                <w:b/>
                <w:color w:val="0000FF"/>
              </w:rPr>
            </w:pPr>
            <w:r>
              <w:rPr>
                <w:rFonts w:hint="eastAsia"/>
                <w:noProof/>
              </w:rPr>
              <w:drawing>
                <wp:inline distT="0" distB="0" distL="0" distR="0" wp14:anchorId="76F4B424" wp14:editId="24AFB07B">
                  <wp:extent cx="3636645" cy="3275330"/>
                  <wp:effectExtent l="0" t="0" r="190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645424" cy="3283238"/>
                          </a:xfrm>
                          <a:prstGeom prst="rect">
                            <a:avLst/>
                          </a:prstGeom>
                          <a:noFill/>
                          <a:ln>
                            <a:noFill/>
                          </a:ln>
                        </pic:spPr>
                      </pic:pic>
                    </a:graphicData>
                  </a:graphic>
                </wp:inline>
              </w:drawing>
            </w:r>
          </w:p>
        </w:tc>
      </w:tr>
    </w:tbl>
    <w:p w14:paraId="111E3778" w14:textId="77777777" w:rsidR="00491264" w:rsidRDefault="00A72FF7">
      <w:pPr>
        <w:pStyle w:val="af5"/>
        <w:spacing w:after="156"/>
      </w:pPr>
      <w:bookmarkStart w:id="216" w:name="_Toc263766117"/>
      <w:r>
        <w:rPr>
          <w:rFonts w:hint="eastAsia"/>
        </w:rPr>
        <w:t>图</w:t>
      </w:r>
      <w:r>
        <w:rPr>
          <w:rFonts w:hint="eastAsia"/>
        </w:rPr>
        <w:fldChar w:fldCharType="begin"/>
      </w:r>
      <w:r>
        <w:rPr>
          <w:rFonts w:hint="eastAsia"/>
        </w:rPr>
        <w:instrText xml:space="preserve"> STYLEREF 1 \s </w:instrText>
      </w:r>
      <w:r>
        <w:rPr>
          <w:rFonts w:hint="eastAsia"/>
        </w:rPr>
        <w:fldChar w:fldCharType="separate"/>
      </w:r>
      <w:r>
        <w:t>3</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t>1</w:t>
      </w:r>
      <w:r>
        <w:rPr>
          <w:rFonts w:hint="eastAsia"/>
        </w:rPr>
        <w:fldChar w:fldCharType="end"/>
      </w:r>
      <w:r>
        <w:t xml:space="preserve"> </w:t>
      </w:r>
      <w:r>
        <w:rPr>
          <w:rFonts w:hint="eastAsia"/>
        </w:rPr>
        <w:t>类图</w:t>
      </w:r>
    </w:p>
    <w:p w14:paraId="4F42B216" w14:textId="77777777" w:rsidR="00491264" w:rsidRDefault="00A72FF7">
      <w:pPr>
        <w:pStyle w:val="a0"/>
        <w:ind w:firstLine="480"/>
        <w:rPr>
          <w:color w:val="0070C0"/>
        </w:rPr>
      </w:pPr>
      <w:r>
        <w:rPr>
          <w:rFonts w:hint="eastAsia"/>
          <w:color w:val="0070C0"/>
        </w:rPr>
        <w:t>或者：示例：</w:t>
      </w:r>
    </w:p>
    <w:p w14:paraId="4CB6D85F" w14:textId="77777777" w:rsidR="00491264" w:rsidRDefault="00A72FF7">
      <w:pPr>
        <w:spacing w:line="360" w:lineRule="auto"/>
        <w:ind w:rightChars="-50" w:right="-105" w:firstLineChars="300" w:firstLine="720"/>
        <w:rPr>
          <w:color w:val="0070C0"/>
          <w:sz w:val="24"/>
          <w:szCs w:val="24"/>
        </w:rPr>
      </w:pPr>
      <w:r>
        <w:rPr>
          <w:rFonts w:cs="宋体" w:hint="eastAsia"/>
          <w:color w:val="0070C0"/>
          <w:sz w:val="24"/>
          <w:szCs w:val="24"/>
        </w:rPr>
        <w:lastRenderedPageBreak/>
        <w:t>模块</w:t>
      </w:r>
      <w:r>
        <w:rPr>
          <w:color w:val="0070C0"/>
          <w:sz w:val="24"/>
          <w:szCs w:val="24"/>
        </w:rPr>
        <w:t>web</w:t>
      </w:r>
      <w:r>
        <w:rPr>
          <w:rFonts w:cs="宋体" w:hint="eastAsia"/>
          <w:color w:val="0070C0"/>
          <w:sz w:val="24"/>
          <w:szCs w:val="24"/>
        </w:rPr>
        <w:t>类关系图</w:t>
      </w:r>
      <w:r>
        <w:rPr>
          <w:rFonts w:hint="eastAsia"/>
          <w:color w:val="0070C0"/>
          <w:sz w:val="24"/>
          <w:szCs w:val="24"/>
        </w:rPr>
        <w:t>，</w:t>
      </w:r>
      <w:r>
        <w:rPr>
          <w:rFonts w:cs="宋体" w:hint="eastAsia"/>
          <w:color w:val="0070C0"/>
          <w:sz w:val="24"/>
          <w:szCs w:val="24"/>
        </w:rPr>
        <w:t>见图</w:t>
      </w:r>
      <w:r>
        <w:rPr>
          <w:rFonts w:ascii="宋体" w:hAnsi="宋体" w:cs="宋体" w:hint="eastAsia"/>
          <w:bCs/>
          <w:color w:val="0070C0"/>
          <w:sz w:val="24"/>
          <w:szCs w:val="24"/>
        </w:rPr>
        <w:t>3-</w:t>
      </w:r>
      <w:r>
        <w:rPr>
          <w:rFonts w:cs="宋体" w:hint="eastAsia"/>
          <w:color w:val="0070C0"/>
          <w:sz w:val="24"/>
          <w:szCs w:val="24"/>
        </w:rPr>
        <w:t>。</w:t>
      </w:r>
    </w:p>
    <w:p w14:paraId="1D97A14F" w14:textId="77777777" w:rsidR="00491264" w:rsidRDefault="00A72FF7">
      <w:pPr>
        <w:spacing w:line="360" w:lineRule="auto"/>
        <w:ind w:rightChars="-50" w:right="-105"/>
        <w:jc w:val="center"/>
        <w:rPr>
          <w:color w:val="0070C0"/>
        </w:rPr>
      </w:pPr>
      <w:r>
        <w:rPr>
          <w:noProof/>
          <w:color w:val="0070C0"/>
        </w:rPr>
        <w:drawing>
          <wp:inline distT="0" distB="0" distL="0" distR="0" wp14:anchorId="03122BA4" wp14:editId="6B20D498">
            <wp:extent cx="4152900" cy="34480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152900" cy="3448050"/>
                    </a:xfrm>
                    <a:prstGeom prst="rect">
                      <a:avLst/>
                    </a:prstGeom>
                    <a:noFill/>
                    <a:ln>
                      <a:noFill/>
                    </a:ln>
                  </pic:spPr>
                </pic:pic>
              </a:graphicData>
            </a:graphic>
          </wp:inline>
        </w:drawing>
      </w:r>
    </w:p>
    <w:p w14:paraId="5D1423A5" w14:textId="77777777" w:rsidR="00491264" w:rsidRDefault="00A72FF7">
      <w:pPr>
        <w:spacing w:line="360" w:lineRule="auto"/>
        <w:ind w:rightChars="-50" w:right="-105"/>
        <w:jc w:val="center"/>
        <w:rPr>
          <w:rFonts w:ascii="宋体"/>
          <w:color w:val="0070C0"/>
        </w:rPr>
      </w:pPr>
      <w:r>
        <w:rPr>
          <w:rFonts w:ascii="宋体" w:hAnsi="宋体" w:cs="黑体" w:hint="eastAsia"/>
          <w:color w:val="0070C0"/>
        </w:rPr>
        <w:t>图</w:t>
      </w:r>
      <w:r>
        <w:rPr>
          <w:rFonts w:ascii="宋体" w:hAnsi="宋体" w:cs="宋体" w:hint="eastAsia"/>
          <w:bCs/>
          <w:color w:val="0070C0"/>
        </w:rPr>
        <w:t>3-</w:t>
      </w:r>
      <w:r>
        <w:rPr>
          <w:rFonts w:ascii="宋体" w:hAnsi="宋体" w:cs="宋体"/>
          <w:bCs/>
          <w:color w:val="0070C0"/>
        </w:rPr>
        <w:t xml:space="preserve"> </w:t>
      </w:r>
      <w:r>
        <w:rPr>
          <w:rFonts w:ascii="宋体" w:hAnsi="宋体" w:cs="黑体" w:hint="eastAsia"/>
          <w:color w:val="0070C0"/>
        </w:rPr>
        <w:t>上传文件模块类关系图</w:t>
      </w:r>
    </w:p>
    <w:p w14:paraId="68A869E0" w14:textId="77777777" w:rsidR="00491264" w:rsidRDefault="00491264">
      <w:pPr>
        <w:pStyle w:val="a0"/>
        <w:ind w:firstLine="480"/>
        <w:rPr>
          <w:color w:val="0070C0"/>
        </w:rPr>
      </w:pPr>
    </w:p>
    <w:p w14:paraId="1FF296A9" w14:textId="77777777" w:rsidR="00491264" w:rsidRDefault="00A72FF7">
      <w:pPr>
        <w:pStyle w:val="4"/>
        <w:rPr>
          <w:color w:val="0070C0"/>
        </w:rPr>
      </w:pPr>
      <w:r>
        <w:rPr>
          <w:rFonts w:hint="eastAsia"/>
          <w:color w:val="0070C0"/>
        </w:rPr>
        <w:t>类说明</w:t>
      </w:r>
      <w:bookmarkEnd w:id="216"/>
    </w:p>
    <w:p w14:paraId="388A9488" w14:textId="77777777" w:rsidR="00491264" w:rsidRDefault="00A72FF7">
      <w:pPr>
        <w:pStyle w:val="a0"/>
        <w:ind w:firstLine="480"/>
        <w:rPr>
          <w:color w:val="0070C0"/>
        </w:rPr>
      </w:pPr>
      <w:r>
        <w:rPr>
          <w:rFonts w:hint="eastAsia"/>
          <w:color w:val="0070C0"/>
        </w:rPr>
        <w:t>描述类图中主要类的功能和方法。</w:t>
      </w:r>
    </w:p>
    <w:p w14:paraId="3770F5A8" w14:textId="77777777" w:rsidR="00491264" w:rsidRDefault="00A72FF7">
      <w:pPr>
        <w:pStyle w:val="a0"/>
        <w:ind w:firstLine="480"/>
        <w:rPr>
          <w:color w:val="0070C0"/>
        </w:rPr>
      </w:pPr>
      <w:r>
        <w:rPr>
          <w:rFonts w:hint="eastAsia"/>
          <w:color w:val="0070C0"/>
        </w:rPr>
        <w:t>示例：</w:t>
      </w:r>
    </w:p>
    <w:p w14:paraId="038CF61E" w14:textId="77777777" w:rsidR="00491264" w:rsidRDefault="00A72FF7">
      <w:pPr>
        <w:pStyle w:val="a0"/>
        <w:ind w:firstLine="480"/>
        <w:rPr>
          <w:color w:val="0070C0"/>
        </w:rPr>
      </w:pPr>
      <w:r>
        <w:rPr>
          <w:rFonts w:hint="eastAsia"/>
          <w:color w:val="0070C0"/>
        </w:rPr>
        <w:t>（一）</w:t>
      </w:r>
      <w:r>
        <w:rPr>
          <w:rFonts w:hint="eastAsia"/>
          <w:color w:val="0070C0"/>
        </w:rPr>
        <w:t>TAOPerson</w:t>
      </w:r>
      <w:r>
        <w:rPr>
          <w:rFonts w:hint="eastAsia"/>
          <w:color w:val="0070C0"/>
        </w:rPr>
        <w:t>类说明：</w:t>
      </w:r>
    </w:p>
    <w:p w14:paraId="51CA8655" w14:textId="77777777" w:rsidR="00491264" w:rsidRDefault="00A72FF7">
      <w:pPr>
        <w:pStyle w:val="a0"/>
        <w:numPr>
          <w:ilvl w:val="0"/>
          <w:numId w:val="14"/>
        </w:numPr>
        <w:ind w:firstLineChars="0"/>
        <w:rPr>
          <w:color w:val="0070C0"/>
        </w:rPr>
      </w:pPr>
      <w:r>
        <w:rPr>
          <w:rFonts w:hint="eastAsia"/>
          <w:color w:val="0070C0"/>
        </w:rPr>
        <w:t>功能：</w:t>
      </w:r>
    </w:p>
    <w:p w14:paraId="619055E0" w14:textId="77777777" w:rsidR="00491264" w:rsidRDefault="00A72FF7">
      <w:pPr>
        <w:pStyle w:val="a0"/>
        <w:numPr>
          <w:ilvl w:val="0"/>
          <w:numId w:val="14"/>
        </w:numPr>
        <w:ind w:firstLineChars="0"/>
        <w:rPr>
          <w:color w:val="0070C0"/>
        </w:rPr>
      </w:pPr>
      <w:r>
        <w:rPr>
          <w:rFonts w:hint="eastAsia"/>
          <w:color w:val="0070C0"/>
        </w:rPr>
        <w:t>主要方法：</w:t>
      </w:r>
    </w:p>
    <w:p w14:paraId="793B5AE6" w14:textId="77777777" w:rsidR="00491264" w:rsidRDefault="00A72FF7">
      <w:pPr>
        <w:pStyle w:val="2"/>
      </w:pPr>
      <w:bookmarkStart w:id="217" w:name="_Toc20263112"/>
      <w:bookmarkStart w:id="218" w:name="_Toc511421033"/>
      <w:bookmarkStart w:id="219" w:name="_Toc373097958"/>
      <w:r>
        <w:rPr>
          <w:rFonts w:hint="eastAsia"/>
        </w:rPr>
        <w:t>功能模块</w:t>
      </w:r>
      <w:r>
        <w:rPr>
          <w:rFonts w:hint="eastAsia"/>
        </w:rPr>
        <w:t>2</w:t>
      </w:r>
      <w:r>
        <w:rPr>
          <w:rFonts w:hint="eastAsia"/>
        </w:rPr>
        <w:t>名称</w:t>
      </w:r>
      <w:bookmarkEnd w:id="217"/>
      <w:bookmarkEnd w:id="218"/>
      <w:bookmarkEnd w:id="219"/>
    </w:p>
    <w:p w14:paraId="751B124D" w14:textId="77777777" w:rsidR="00491264" w:rsidRDefault="00A72FF7">
      <w:pPr>
        <w:pStyle w:val="a0"/>
        <w:ind w:firstLine="480"/>
      </w:pPr>
      <w:r>
        <w:rPr>
          <w:rFonts w:hint="eastAsia"/>
        </w:rPr>
        <w:t>如系统有多个功能模块组成，则对其它模块继续进行介绍。</w:t>
      </w:r>
    </w:p>
    <w:p w14:paraId="2A9A11C7" w14:textId="77777777" w:rsidR="00491264" w:rsidRDefault="00A72FF7">
      <w:pPr>
        <w:pStyle w:val="1"/>
        <w:spacing w:before="312"/>
        <w:ind w:left="431" w:hanging="431"/>
        <w:rPr>
          <w:color w:val="0070C0"/>
        </w:rPr>
      </w:pPr>
      <w:bookmarkStart w:id="220" w:name="_Toc281728166"/>
      <w:bookmarkStart w:id="221" w:name="_Toc20263113"/>
      <w:r>
        <w:rPr>
          <w:rFonts w:hint="eastAsia"/>
          <w:color w:val="0070C0"/>
        </w:rPr>
        <w:t>视图设计</w:t>
      </w:r>
      <w:bookmarkEnd w:id="220"/>
      <w:bookmarkEnd w:id="221"/>
    </w:p>
    <w:p w14:paraId="73A8D83B" w14:textId="77777777" w:rsidR="00491264" w:rsidRDefault="00A72FF7">
      <w:pPr>
        <w:spacing w:line="360" w:lineRule="auto"/>
        <w:ind w:firstLineChars="200" w:firstLine="480"/>
        <w:rPr>
          <w:rFonts w:cs="Times New Roman"/>
          <w:color w:val="0070C0"/>
          <w:sz w:val="24"/>
          <w:szCs w:val="24"/>
        </w:rPr>
      </w:pPr>
      <w:r>
        <w:rPr>
          <w:rFonts w:cs="宋体" w:hint="eastAsia"/>
          <w:color w:val="0070C0"/>
          <w:sz w:val="24"/>
          <w:szCs w:val="24"/>
        </w:rPr>
        <w:t>视图设计部分满足人机交互要求，也称人机接口设计。该部分设计是将上述按功能模块结构设计中各模块的视图对象进行组合，按操作者的需求安排界面。</w:t>
      </w:r>
    </w:p>
    <w:p w14:paraId="2F7C4094" w14:textId="77777777" w:rsidR="00491264" w:rsidRDefault="00A72FF7">
      <w:pPr>
        <w:spacing w:line="360" w:lineRule="auto"/>
        <w:ind w:firstLineChars="200" w:firstLine="480"/>
        <w:rPr>
          <w:color w:val="0070C0"/>
          <w:sz w:val="24"/>
          <w:szCs w:val="24"/>
        </w:rPr>
      </w:pPr>
      <w:r>
        <w:rPr>
          <w:rFonts w:cs="宋体" w:hint="eastAsia"/>
          <w:color w:val="0070C0"/>
          <w:sz w:val="24"/>
          <w:szCs w:val="24"/>
        </w:rPr>
        <w:t>界面的整合可以按功能、按角色或按流程，本设计是按操作流程组合人机操作界面。</w:t>
      </w:r>
    </w:p>
    <w:p w14:paraId="4CC62C08" w14:textId="77777777" w:rsidR="00491264" w:rsidRDefault="00A72FF7">
      <w:pPr>
        <w:pStyle w:val="2"/>
        <w:ind w:left="578" w:hanging="578"/>
        <w:rPr>
          <w:color w:val="0070C0"/>
        </w:rPr>
      </w:pPr>
      <w:bookmarkStart w:id="222" w:name="_Toc281728167"/>
      <w:bookmarkStart w:id="223" w:name="_Toc20263114"/>
      <w:r>
        <w:rPr>
          <w:rFonts w:hint="eastAsia"/>
          <w:color w:val="0070C0"/>
        </w:rPr>
        <w:lastRenderedPageBreak/>
        <w:t>界面风格设计</w:t>
      </w:r>
      <w:bookmarkEnd w:id="222"/>
      <w:bookmarkEnd w:id="223"/>
    </w:p>
    <w:p w14:paraId="69940692" w14:textId="77777777" w:rsidR="00491264" w:rsidRDefault="00491264">
      <w:pPr>
        <w:pStyle w:val="a0"/>
        <w:ind w:firstLine="480"/>
        <w:rPr>
          <w:color w:val="0070C0"/>
        </w:rPr>
      </w:pPr>
    </w:p>
    <w:p w14:paraId="6ECCFCCE" w14:textId="77777777" w:rsidR="00491264" w:rsidRDefault="00A72FF7">
      <w:pPr>
        <w:pStyle w:val="2"/>
        <w:ind w:left="578" w:hanging="578"/>
        <w:rPr>
          <w:color w:val="0070C0"/>
        </w:rPr>
      </w:pPr>
      <w:bookmarkStart w:id="224" w:name="_Toc20263115"/>
      <w:bookmarkStart w:id="225" w:name="_Toc281728168"/>
      <w:r>
        <w:rPr>
          <w:rFonts w:hint="eastAsia"/>
          <w:color w:val="0070C0"/>
        </w:rPr>
        <w:t>主界面设计</w:t>
      </w:r>
      <w:bookmarkEnd w:id="224"/>
      <w:bookmarkEnd w:id="225"/>
    </w:p>
    <w:p w14:paraId="490B6F02" w14:textId="77777777" w:rsidR="00491264" w:rsidRDefault="00491264">
      <w:pPr>
        <w:pStyle w:val="a0"/>
        <w:ind w:firstLine="480"/>
      </w:pPr>
    </w:p>
    <w:p w14:paraId="56AE8973" w14:textId="77777777" w:rsidR="00491264" w:rsidRDefault="00A72FF7">
      <w:pPr>
        <w:pStyle w:val="1"/>
        <w:spacing w:before="312"/>
      </w:pPr>
      <w:bookmarkStart w:id="226" w:name="_Toc511421034"/>
      <w:bookmarkStart w:id="227" w:name="_Toc20263116"/>
      <w:bookmarkStart w:id="228" w:name="_Toc121896366"/>
      <w:bookmarkStart w:id="229" w:name="_Toc54408102"/>
      <w:bookmarkStart w:id="230" w:name="_Toc262715907"/>
      <w:bookmarkStart w:id="231" w:name="_Toc373097959"/>
      <w:r>
        <w:rPr>
          <w:rFonts w:hint="eastAsia"/>
        </w:rPr>
        <w:t>内部接口设计</w:t>
      </w:r>
      <w:bookmarkEnd w:id="226"/>
      <w:bookmarkEnd w:id="227"/>
      <w:bookmarkEnd w:id="228"/>
      <w:bookmarkEnd w:id="229"/>
      <w:bookmarkEnd w:id="230"/>
      <w:bookmarkEnd w:id="231"/>
    </w:p>
    <w:p w14:paraId="00DBE5EF" w14:textId="77777777" w:rsidR="00491264" w:rsidRDefault="00A72FF7">
      <w:pPr>
        <w:pStyle w:val="a0"/>
        <w:ind w:firstLine="480"/>
      </w:pPr>
      <w:r>
        <w:rPr>
          <w:rFonts w:hint="eastAsia"/>
        </w:rPr>
        <w:t>本系统内的各功能模块之间的接口。对每个模块提供的接口进行说明，需说明接口的使用者</w:t>
      </w:r>
      <w:r>
        <w:rPr>
          <w:rFonts w:hint="eastAsia"/>
        </w:rPr>
        <w:t>/</w:t>
      </w:r>
      <w:r>
        <w:rPr>
          <w:rFonts w:hint="eastAsia"/>
        </w:rPr>
        <w:t>调用者、接口的目的、内容、数据格式、读写方式、约束等。</w:t>
      </w:r>
    </w:p>
    <w:p w14:paraId="0F10BD8C" w14:textId="77777777" w:rsidR="00491264" w:rsidRDefault="00A72FF7">
      <w:pPr>
        <w:pStyle w:val="af8"/>
        <w:spacing w:before="156"/>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1</w:t>
      </w:r>
      <w:r>
        <w:fldChar w:fldCharType="end"/>
      </w:r>
      <w:r>
        <w:t xml:space="preserve"> </w:t>
      </w:r>
      <w:r>
        <w:rPr>
          <w:rFonts w:ascii="黑体" w:eastAsia="黑体" w:hint="eastAsia"/>
        </w:rPr>
        <w:t>构件接口列表</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433"/>
        <w:gridCol w:w="2317"/>
        <w:gridCol w:w="1122"/>
        <w:gridCol w:w="2249"/>
      </w:tblGrid>
      <w:tr w:rsidR="00491264" w14:paraId="212000E6" w14:textId="77777777">
        <w:trPr>
          <w:trHeight w:val="277"/>
          <w:jc w:val="center"/>
        </w:trPr>
        <w:tc>
          <w:tcPr>
            <w:tcW w:w="1185" w:type="dxa"/>
            <w:shd w:val="clear" w:color="auto" w:fill="D9D9D9"/>
            <w:vAlign w:val="center"/>
          </w:tcPr>
          <w:p w14:paraId="10444E6C" w14:textId="77777777" w:rsidR="00491264" w:rsidRDefault="00A72FF7">
            <w:pPr>
              <w:jc w:val="center"/>
              <w:rPr>
                <w:b/>
              </w:rPr>
            </w:pPr>
            <w:r>
              <w:rPr>
                <w:rFonts w:hint="eastAsia"/>
                <w:b/>
                <w:sz w:val="18"/>
              </w:rPr>
              <w:t>模块名称</w:t>
            </w:r>
          </w:p>
        </w:tc>
        <w:tc>
          <w:tcPr>
            <w:tcW w:w="1433" w:type="dxa"/>
            <w:shd w:val="clear" w:color="auto" w:fill="D9D9D9"/>
            <w:vAlign w:val="center"/>
          </w:tcPr>
          <w:p w14:paraId="27814ACF" w14:textId="77777777" w:rsidR="00491264" w:rsidRDefault="00A72FF7">
            <w:pPr>
              <w:jc w:val="center"/>
              <w:rPr>
                <w:b/>
              </w:rPr>
            </w:pPr>
            <w:r>
              <w:rPr>
                <w:rFonts w:hint="eastAsia"/>
                <w:b/>
                <w:sz w:val="18"/>
              </w:rPr>
              <w:t>接口编号</w:t>
            </w:r>
          </w:p>
        </w:tc>
        <w:tc>
          <w:tcPr>
            <w:tcW w:w="2317" w:type="dxa"/>
            <w:shd w:val="clear" w:color="auto" w:fill="D9D9D9"/>
            <w:vAlign w:val="center"/>
          </w:tcPr>
          <w:p w14:paraId="261FA08F" w14:textId="77777777" w:rsidR="00491264" w:rsidRDefault="00A72FF7">
            <w:pPr>
              <w:jc w:val="center"/>
              <w:rPr>
                <w:b/>
              </w:rPr>
            </w:pPr>
            <w:r>
              <w:rPr>
                <w:rFonts w:hint="eastAsia"/>
                <w:b/>
                <w:sz w:val="18"/>
              </w:rPr>
              <w:t>接口名称</w:t>
            </w:r>
          </w:p>
        </w:tc>
        <w:tc>
          <w:tcPr>
            <w:tcW w:w="1122" w:type="dxa"/>
            <w:tcBorders>
              <w:top w:val="single" w:sz="8" w:space="0" w:color="000000"/>
            </w:tcBorders>
            <w:shd w:val="clear" w:color="auto" w:fill="D9D9D9"/>
            <w:vAlign w:val="center"/>
          </w:tcPr>
          <w:p w14:paraId="265F565F" w14:textId="77777777" w:rsidR="00491264" w:rsidRDefault="00A72FF7">
            <w:pPr>
              <w:jc w:val="center"/>
              <w:rPr>
                <w:b/>
              </w:rPr>
            </w:pPr>
            <w:r>
              <w:rPr>
                <w:rFonts w:hint="eastAsia"/>
                <w:b/>
                <w:sz w:val="18"/>
              </w:rPr>
              <w:t>接口类型</w:t>
            </w:r>
          </w:p>
        </w:tc>
        <w:tc>
          <w:tcPr>
            <w:tcW w:w="2249" w:type="dxa"/>
            <w:tcBorders>
              <w:top w:val="single" w:sz="8" w:space="0" w:color="000000"/>
            </w:tcBorders>
            <w:shd w:val="clear" w:color="auto" w:fill="D9D9D9"/>
            <w:vAlign w:val="center"/>
          </w:tcPr>
          <w:p w14:paraId="32813020" w14:textId="77777777" w:rsidR="00491264" w:rsidRDefault="00A72FF7">
            <w:pPr>
              <w:jc w:val="center"/>
              <w:rPr>
                <w:b/>
              </w:rPr>
            </w:pPr>
            <w:r>
              <w:rPr>
                <w:rFonts w:hint="eastAsia"/>
                <w:b/>
                <w:sz w:val="18"/>
              </w:rPr>
              <w:t>说明</w:t>
            </w:r>
          </w:p>
        </w:tc>
      </w:tr>
      <w:tr w:rsidR="00491264" w14:paraId="3C1EEE92" w14:textId="77777777">
        <w:trPr>
          <w:trHeight w:val="338"/>
          <w:jc w:val="center"/>
        </w:trPr>
        <w:tc>
          <w:tcPr>
            <w:tcW w:w="1185" w:type="dxa"/>
            <w:vMerge w:val="restart"/>
            <w:vAlign w:val="center"/>
          </w:tcPr>
          <w:p w14:paraId="63CF3B67" w14:textId="77777777" w:rsidR="00491264" w:rsidRDefault="00A72FF7">
            <w:r>
              <w:rPr>
                <w:rFonts w:hint="eastAsia"/>
                <w:sz w:val="18"/>
              </w:rPr>
              <w:t>模块</w:t>
            </w:r>
            <w:r>
              <w:rPr>
                <w:rFonts w:hint="eastAsia"/>
                <w:sz w:val="18"/>
              </w:rPr>
              <w:t>1</w:t>
            </w:r>
          </w:p>
        </w:tc>
        <w:tc>
          <w:tcPr>
            <w:tcW w:w="1433" w:type="dxa"/>
            <w:tcBorders>
              <w:top w:val="single" w:sz="4" w:space="0" w:color="auto"/>
              <w:bottom w:val="single" w:sz="8" w:space="0" w:color="000000"/>
              <w:right w:val="single" w:sz="4" w:space="0" w:color="auto"/>
            </w:tcBorders>
          </w:tcPr>
          <w:p w14:paraId="2026B753" w14:textId="77777777" w:rsidR="00491264" w:rsidRDefault="00491264">
            <w:pPr>
              <w:pStyle w:val="afb"/>
              <w:spacing w:line="240" w:lineRule="auto"/>
              <w:rPr>
                <w:rFonts w:hint="eastAsia"/>
              </w:rPr>
            </w:pPr>
          </w:p>
        </w:tc>
        <w:tc>
          <w:tcPr>
            <w:tcW w:w="2317" w:type="dxa"/>
            <w:tcBorders>
              <w:top w:val="single" w:sz="4" w:space="0" w:color="auto"/>
              <w:bottom w:val="single" w:sz="8" w:space="0" w:color="000000"/>
              <w:right w:val="single" w:sz="4" w:space="0" w:color="auto"/>
            </w:tcBorders>
          </w:tcPr>
          <w:p w14:paraId="08539F4E" w14:textId="77777777" w:rsidR="00491264" w:rsidRDefault="00491264">
            <w:pPr>
              <w:pStyle w:val="afb"/>
              <w:spacing w:line="240" w:lineRule="auto"/>
              <w:rPr>
                <w:rFonts w:hint="eastAsia"/>
              </w:rPr>
            </w:pPr>
          </w:p>
        </w:tc>
        <w:tc>
          <w:tcPr>
            <w:tcW w:w="1122" w:type="dxa"/>
            <w:tcBorders>
              <w:top w:val="single" w:sz="8" w:space="0" w:color="000000"/>
              <w:left w:val="single" w:sz="4" w:space="0" w:color="auto"/>
              <w:bottom w:val="single" w:sz="8" w:space="0" w:color="000000"/>
              <w:right w:val="single" w:sz="4" w:space="0" w:color="auto"/>
            </w:tcBorders>
          </w:tcPr>
          <w:p w14:paraId="0B133700" w14:textId="77777777" w:rsidR="00491264" w:rsidRDefault="00A72FF7">
            <w:r>
              <w:rPr>
                <w:rFonts w:hint="eastAsia"/>
                <w:sz w:val="18"/>
              </w:rPr>
              <w:t>内部</w:t>
            </w:r>
          </w:p>
        </w:tc>
        <w:tc>
          <w:tcPr>
            <w:tcW w:w="2249" w:type="dxa"/>
            <w:tcBorders>
              <w:top w:val="single" w:sz="8" w:space="0" w:color="000000"/>
              <w:left w:val="single" w:sz="4" w:space="0" w:color="auto"/>
              <w:bottom w:val="single" w:sz="8" w:space="0" w:color="000000"/>
              <w:right w:val="single" w:sz="8" w:space="0" w:color="000000"/>
            </w:tcBorders>
          </w:tcPr>
          <w:p w14:paraId="7B31AF4C" w14:textId="77777777" w:rsidR="00491264" w:rsidRDefault="00491264">
            <w:pPr>
              <w:pStyle w:val="afb"/>
              <w:spacing w:line="240" w:lineRule="auto"/>
              <w:ind w:left="0" w:firstLine="0"/>
              <w:rPr>
                <w:rFonts w:hint="eastAsia"/>
              </w:rPr>
            </w:pPr>
          </w:p>
        </w:tc>
      </w:tr>
      <w:tr w:rsidR="00491264" w14:paraId="12EDD47A" w14:textId="77777777">
        <w:trPr>
          <w:trHeight w:val="338"/>
          <w:jc w:val="center"/>
        </w:trPr>
        <w:tc>
          <w:tcPr>
            <w:tcW w:w="1185" w:type="dxa"/>
            <w:vMerge/>
            <w:vAlign w:val="center"/>
          </w:tcPr>
          <w:p w14:paraId="09B3298A" w14:textId="77777777" w:rsidR="00491264" w:rsidRDefault="00491264">
            <w:pPr>
              <w:pStyle w:val="afb"/>
              <w:spacing w:line="240" w:lineRule="auto"/>
              <w:jc w:val="center"/>
              <w:rPr>
                <w:rFonts w:hint="eastAsia"/>
              </w:rPr>
            </w:pPr>
          </w:p>
        </w:tc>
        <w:tc>
          <w:tcPr>
            <w:tcW w:w="1433" w:type="dxa"/>
            <w:tcBorders>
              <w:top w:val="single" w:sz="8" w:space="0" w:color="000000"/>
              <w:bottom w:val="single" w:sz="4" w:space="0" w:color="auto"/>
              <w:right w:val="single" w:sz="4" w:space="0" w:color="auto"/>
            </w:tcBorders>
          </w:tcPr>
          <w:p w14:paraId="394D4616" w14:textId="77777777" w:rsidR="00491264" w:rsidRDefault="00491264">
            <w:pPr>
              <w:pStyle w:val="afb"/>
              <w:spacing w:line="240" w:lineRule="auto"/>
              <w:rPr>
                <w:rFonts w:hint="eastAsia"/>
              </w:rPr>
            </w:pPr>
          </w:p>
        </w:tc>
        <w:tc>
          <w:tcPr>
            <w:tcW w:w="2317" w:type="dxa"/>
            <w:tcBorders>
              <w:top w:val="single" w:sz="8" w:space="0" w:color="000000"/>
              <w:bottom w:val="single" w:sz="4" w:space="0" w:color="auto"/>
              <w:right w:val="single" w:sz="4" w:space="0" w:color="auto"/>
            </w:tcBorders>
          </w:tcPr>
          <w:p w14:paraId="6486813F" w14:textId="77777777" w:rsidR="00491264" w:rsidRDefault="00491264">
            <w:pPr>
              <w:pStyle w:val="afb"/>
              <w:spacing w:line="240" w:lineRule="auto"/>
              <w:rPr>
                <w:rFonts w:hint="eastAsia"/>
              </w:rPr>
            </w:pPr>
          </w:p>
        </w:tc>
        <w:tc>
          <w:tcPr>
            <w:tcW w:w="1122" w:type="dxa"/>
            <w:tcBorders>
              <w:top w:val="single" w:sz="8" w:space="0" w:color="000000"/>
              <w:left w:val="single" w:sz="4" w:space="0" w:color="auto"/>
              <w:bottom w:val="single" w:sz="8" w:space="0" w:color="000000"/>
              <w:right w:val="single" w:sz="4" w:space="0" w:color="auto"/>
            </w:tcBorders>
          </w:tcPr>
          <w:p w14:paraId="17194420" w14:textId="77777777" w:rsidR="00491264" w:rsidRDefault="00A72FF7">
            <w:r>
              <w:rPr>
                <w:rFonts w:hint="eastAsia"/>
                <w:sz w:val="18"/>
              </w:rPr>
              <w:t>外部</w:t>
            </w:r>
          </w:p>
        </w:tc>
        <w:tc>
          <w:tcPr>
            <w:tcW w:w="2249" w:type="dxa"/>
            <w:tcBorders>
              <w:top w:val="single" w:sz="8" w:space="0" w:color="000000"/>
              <w:left w:val="single" w:sz="4" w:space="0" w:color="auto"/>
              <w:bottom w:val="single" w:sz="8" w:space="0" w:color="000000"/>
              <w:right w:val="single" w:sz="8" w:space="0" w:color="000000"/>
            </w:tcBorders>
          </w:tcPr>
          <w:p w14:paraId="3F574B3A" w14:textId="77777777" w:rsidR="00491264" w:rsidRDefault="00491264">
            <w:pPr>
              <w:pStyle w:val="afb"/>
              <w:spacing w:line="240" w:lineRule="auto"/>
              <w:ind w:left="0" w:firstLine="0"/>
              <w:rPr>
                <w:rFonts w:hint="eastAsia"/>
              </w:rPr>
            </w:pPr>
          </w:p>
        </w:tc>
      </w:tr>
      <w:tr w:rsidR="00491264" w14:paraId="1593E5DB" w14:textId="77777777">
        <w:trPr>
          <w:trHeight w:val="338"/>
          <w:jc w:val="center"/>
        </w:trPr>
        <w:tc>
          <w:tcPr>
            <w:tcW w:w="1185" w:type="dxa"/>
            <w:vMerge w:val="restart"/>
          </w:tcPr>
          <w:p w14:paraId="48FD0F15" w14:textId="77777777" w:rsidR="00491264" w:rsidRDefault="00A72FF7">
            <w:r>
              <w:rPr>
                <w:sz w:val="18"/>
              </w:rPr>
              <w:t>…</w:t>
            </w:r>
          </w:p>
        </w:tc>
        <w:tc>
          <w:tcPr>
            <w:tcW w:w="1433" w:type="dxa"/>
            <w:tcBorders>
              <w:top w:val="single" w:sz="4" w:space="0" w:color="auto"/>
              <w:bottom w:val="single" w:sz="8" w:space="0" w:color="000000"/>
              <w:right w:val="single" w:sz="4" w:space="0" w:color="auto"/>
            </w:tcBorders>
          </w:tcPr>
          <w:p w14:paraId="2F386C66" w14:textId="77777777" w:rsidR="00491264" w:rsidRDefault="00491264">
            <w:pPr>
              <w:pStyle w:val="afb"/>
              <w:spacing w:line="240" w:lineRule="auto"/>
              <w:rPr>
                <w:rFonts w:hint="eastAsia"/>
              </w:rPr>
            </w:pPr>
          </w:p>
        </w:tc>
        <w:tc>
          <w:tcPr>
            <w:tcW w:w="2317" w:type="dxa"/>
            <w:tcBorders>
              <w:top w:val="single" w:sz="4" w:space="0" w:color="auto"/>
              <w:bottom w:val="single" w:sz="8" w:space="0" w:color="000000"/>
              <w:right w:val="single" w:sz="4" w:space="0" w:color="auto"/>
            </w:tcBorders>
          </w:tcPr>
          <w:p w14:paraId="22A361BE" w14:textId="77777777" w:rsidR="00491264" w:rsidRDefault="00491264">
            <w:pPr>
              <w:pStyle w:val="afb"/>
              <w:spacing w:line="240" w:lineRule="auto"/>
              <w:rPr>
                <w:rFonts w:hint="eastAsia"/>
              </w:rPr>
            </w:pPr>
          </w:p>
        </w:tc>
        <w:tc>
          <w:tcPr>
            <w:tcW w:w="1122" w:type="dxa"/>
            <w:tcBorders>
              <w:top w:val="single" w:sz="8" w:space="0" w:color="000000"/>
              <w:left w:val="single" w:sz="4" w:space="0" w:color="auto"/>
              <w:bottom w:val="single" w:sz="8" w:space="0" w:color="000000"/>
              <w:right w:val="single" w:sz="4" w:space="0" w:color="auto"/>
            </w:tcBorders>
          </w:tcPr>
          <w:p w14:paraId="70E983F2" w14:textId="77777777" w:rsidR="00491264" w:rsidRDefault="00491264">
            <w:pPr>
              <w:pStyle w:val="afb"/>
              <w:spacing w:line="240" w:lineRule="auto"/>
              <w:rPr>
                <w:rFonts w:hint="eastAsia"/>
              </w:rPr>
            </w:pPr>
          </w:p>
        </w:tc>
        <w:tc>
          <w:tcPr>
            <w:tcW w:w="2249" w:type="dxa"/>
            <w:tcBorders>
              <w:top w:val="single" w:sz="8" w:space="0" w:color="000000"/>
              <w:left w:val="single" w:sz="4" w:space="0" w:color="auto"/>
              <w:bottom w:val="single" w:sz="8" w:space="0" w:color="000000"/>
              <w:right w:val="single" w:sz="8" w:space="0" w:color="000000"/>
            </w:tcBorders>
          </w:tcPr>
          <w:p w14:paraId="4977D785" w14:textId="77777777" w:rsidR="00491264" w:rsidRDefault="00491264">
            <w:pPr>
              <w:pStyle w:val="afb"/>
              <w:spacing w:line="240" w:lineRule="auto"/>
              <w:ind w:left="0" w:firstLine="0"/>
              <w:rPr>
                <w:rFonts w:hint="eastAsia"/>
              </w:rPr>
            </w:pPr>
          </w:p>
        </w:tc>
      </w:tr>
      <w:tr w:rsidR="00491264" w14:paraId="2287BCB7" w14:textId="77777777">
        <w:trPr>
          <w:trHeight w:val="338"/>
          <w:jc w:val="center"/>
        </w:trPr>
        <w:tc>
          <w:tcPr>
            <w:tcW w:w="1185" w:type="dxa"/>
            <w:vMerge/>
          </w:tcPr>
          <w:p w14:paraId="65E5C28C" w14:textId="77777777" w:rsidR="00491264" w:rsidRDefault="00491264">
            <w:pPr>
              <w:pStyle w:val="afb"/>
              <w:spacing w:line="240" w:lineRule="auto"/>
              <w:rPr>
                <w:rFonts w:hint="eastAsia"/>
              </w:rPr>
            </w:pPr>
          </w:p>
        </w:tc>
        <w:tc>
          <w:tcPr>
            <w:tcW w:w="1433" w:type="dxa"/>
            <w:tcBorders>
              <w:top w:val="single" w:sz="8" w:space="0" w:color="000000"/>
              <w:bottom w:val="single" w:sz="4" w:space="0" w:color="auto"/>
              <w:right w:val="single" w:sz="4" w:space="0" w:color="auto"/>
            </w:tcBorders>
          </w:tcPr>
          <w:p w14:paraId="3A655358" w14:textId="77777777" w:rsidR="00491264" w:rsidRDefault="00491264">
            <w:pPr>
              <w:pStyle w:val="afb"/>
              <w:spacing w:line="240" w:lineRule="auto"/>
              <w:rPr>
                <w:rFonts w:hint="eastAsia"/>
                <w:b/>
              </w:rPr>
            </w:pPr>
          </w:p>
        </w:tc>
        <w:tc>
          <w:tcPr>
            <w:tcW w:w="2317" w:type="dxa"/>
            <w:tcBorders>
              <w:top w:val="single" w:sz="8" w:space="0" w:color="000000"/>
              <w:bottom w:val="single" w:sz="4" w:space="0" w:color="auto"/>
              <w:right w:val="single" w:sz="4" w:space="0" w:color="auto"/>
            </w:tcBorders>
          </w:tcPr>
          <w:p w14:paraId="5C3B32AE" w14:textId="77777777" w:rsidR="00491264" w:rsidRDefault="00491264">
            <w:pPr>
              <w:pStyle w:val="afb"/>
              <w:spacing w:line="240" w:lineRule="auto"/>
              <w:rPr>
                <w:rFonts w:hint="eastAsia"/>
                <w:b/>
              </w:rPr>
            </w:pPr>
          </w:p>
        </w:tc>
        <w:tc>
          <w:tcPr>
            <w:tcW w:w="1122" w:type="dxa"/>
            <w:tcBorders>
              <w:top w:val="single" w:sz="8" w:space="0" w:color="000000"/>
              <w:left w:val="single" w:sz="4" w:space="0" w:color="auto"/>
              <w:bottom w:val="single" w:sz="8" w:space="0" w:color="000000"/>
              <w:right w:val="single" w:sz="4" w:space="0" w:color="auto"/>
            </w:tcBorders>
          </w:tcPr>
          <w:p w14:paraId="661423A3" w14:textId="77777777" w:rsidR="00491264" w:rsidRDefault="00491264">
            <w:pPr>
              <w:pStyle w:val="afb"/>
              <w:spacing w:line="240" w:lineRule="auto"/>
              <w:rPr>
                <w:rFonts w:hint="eastAsia"/>
                <w:b/>
              </w:rPr>
            </w:pPr>
          </w:p>
        </w:tc>
        <w:tc>
          <w:tcPr>
            <w:tcW w:w="2249" w:type="dxa"/>
            <w:tcBorders>
              <w:top w:val="single" w:sz="8" w:space="0" w:color="000000"/>
              <w:left w:val="single" w:sz="4" w:space="0" w:color="auto"/>
              <w:bottom w:val="single" w:sz="8" w:space="0" w:color="000000"/>
              <w:right w:val="single" w:sz="8" w:space="0" w:color="000000"/>
            </w:tcBorders>
          </w:tcPr>
          <w:p w14:paraId="2DA809AB" w14:textId="77777777" w:rsidR="00491264" w:rsidRDefault="00491264">
            <w:pPr>
              <w:pStyle w:val="afb"/>
              <w:spacing w:line="240" w:lineRule="auto"/>
              <w:rPr>
                <w:rFonts w:hint="eastAsia"/>
                <w:b/>
              </w:rPr>
            </w:pPr>
          </w:p>
        </w:tc>
      </w:tr>
    </w:tbl>
    <w:p w14:paraId="4C5F78EB" w14:textId="77777777" w:rsidR="00491264" w:rsidRDefault="00A72FF7">
      <w:pPr>
        <w:pStyle w:val="2"/>
      </w:pPr>
      <w:bookmarkStart w:id="232" w:name="_Toc511421035"/>
      <w:bookmarkStart w:id="233" w:name="_Toc373097960"/>
      <w:bookmarkStart w:id="234" w:name="_Toc20263117"/>
      <w:r>
        <w:rPr>
          <w:rFonts w:hint="eastAsia"/>
        </w:rPr>
        <w:t>接口</w:t>
      </w:r>
      <w:r>
        <w:rPr>
          <w:rFonts w:hint="eastAsia"/>
        </w:rPr>
        <w:t>1</w:t>
      </w:r>
      <w:bookmarkEnd w:id="232"/>
      <w:bookmarkEnd w:id="233"/>
      <w:bookmarkEnd w:id="234"/>
    </w:p>
    <w:p w14:paraId="05AEB14E" w14:textId="77777777" w:rsidR="00491264" w:rsidRDefault="00A72FF7">
      <w:pPr>
        <w:pStyle w:val="a0"/>
        <w:numPr>
          <w:ilvl w:val="0"/>
          <w:numId w:val="15"/>
        </w:numPr>
        <w:ind w:firstLineChars="0"/>
      </w:pPr>
      <w:r>
        <w:rPr>
          <w:rFonts w:hint="eastAsia"/>
        </w:rPr>
        <w:t>接口属性设计</w:t>
      </w:r>
    </w:p>
    <w:p w14:paraId="19D4C053" w14:textId="77777777" w:rsidR="00491264" w:rsidRDefault="00A72FF7">
      <w:pPr>
        <w:pStyle w:val="af8"/>
        <w:spacing w:before="156"/>
      </w:pPr>
      <w:r>
        <w:rPr>
          <w:rFonts w:hint="eastAsia"/>
        </w:rPr>
        <w:t>表</w:t>
      </w:r>
      <w:r>
        <w:rPr>
          <w:rFonts w:hint="eastAsia"/>
        </w:rPr>
        <w:fldChar w:fldCharType="begin"/>
      </w:r>
      <w:r>
        <w:rPr>
          <w:rFonts w:hint="eastAsia"/>
        </w:rPr>
        <w:instrText xml:space="preserve"> STYLEREF 1 \s </w:instrText>
      </w:r>
      <w:r>
        <w:rPr>
          <w:rFonts w:hint="eastAsia"/>
        </w:rPr>
        <w:fldChar w:fldCharType="separate"/>
      </w:r>
      <w:r>
        <w:t>4</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t>2</w:t>
      </w:r>
      <w:r>
        <w:rPr>
          <w:rFonts w:hint="eastAsia"/>
        </w:rPr>
        <w:fldChar w:fldCharType="end"/>
      </w:r>
      <w:r>
        <w:t xml:space="preserve"> </w:t>
      </w:r>
      <w:r>
        <w:rPr>
          <w:rFonts w:hint="eastAsia"/>
        </w:rPr>
        <w:t>××接口说明</w:t>
      </w:r>
    </w:p>
    <w:tbl>
      <w:tblPr>
        <w:tblW w:w="4830" w:type="pct"/>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6459"/>
      </w:tblGrid>
      <w:tr w:rsidR="00491264" w14:paraId="279C09A3" w14:textId="77777777">
        <w:tc>
          <w:tcPr>
            <w:tcW w:w="970" w:type="pct"/>
            <w:shd w:val="clear" w:color="auto" w:fill="E6E6E6"/>
          </w:tcPr>
          <w:p w14:paraId="11E2F278" w14:textId="77777777" w:rsidR="00491264" w:rsidRDefault="00A72FF7">
            <w:pPr>
              <w:rPr>
                <w:rFonts w:ascii="宋体" w:hAnsi="宋体" w:hint="eastAsia"/>
                <w:b/>
              </w:rPr>
            </w:pPr>
            <w:r>
              <w:rPr>
                <w:rFonts w:ascii="宋体" w:hAnsi="宋体" w:hint="eastAsia"/>
                <w:b/>
              </w:rPr>
              <w:t>接口编号</w:t>
            </w:r>
          </w:p>
        </w:tc>
        <w:tc>
          <w:tcPr>
            <w:tcW w:w="4030" w:type="pct"/>
            <w:shd w:val="clear" w:color="auto" w:fill="FFFFFF"/>
          </w:tcPr>
          <w:p w14:paraId="4A7C8F8E" w14:textId="77777777" w:rsidR="00491264" w:rsidRDefault="00491264">
            <w:pPr>
              <w:rPr>
                <w:rFonts w:ascii="宋体" w:hAnsi="宋体" w:hint="eastAsia"/>
              </w:rPr>
            </w:pPr>
          </w:p>
        </w:tc>
      </w:tr>
      <w:tr w:rsidR="00491264" w14:paraId="2318AC88" w14:textId="77777777">
        <w:tc>
          <w:tcPr>
            <w:tcW w:w="970" w:type="pct"/>
            <w:shd w:val="clear" w:color="auto" w:fill="E6E6E6"/>
          </w:tcPr>
          <w:p w14:paraId="282A7DE5" w14:textId="77777777" w:rsidR="00491264" w:rsidRDefault="00A72FF7">
            <w:pPr>
              <w:rPr>
                <w:rFonts w:ascii="宋体" w:hAnsi="宋体" w:hint="eastAsia"/>
                <w:b/>
              </w:rPr>
            </w:pPr>
            <w:r>
              <w:rPr>
                <w:rFonts w:ascii="宋体" w:hAnsi="宋体" w:hint="eastAsia"/>
                <w:b/>
              </w:rPr>
              <w:t>接口名称</w:t>
            </w:r>
          </w:p>
        </w:tc>
        <w:tc>
          <w:tcPr>
            <w:tcW w:w="4030" w:type="pct"/>
            <w:shd w:val="clear" w:color="auto" w:fill="FFFFFF"/>
          </w:tcPr>
          <w:p w14:paraId="012C7F34" w14:textId="77777777" w:rsidR="00491264" w:rsidRDefault="00491264">
            <w:pPr>
              <w:rPr>
                <w:rFonts w:ascii="宋体" w:hAnsi="宋体" w:hint="eastAsia"/>
              </w:rPr>
            </w:pPr>
          </w:p>
        </w:tc>
      </w:tr>
      <w:tr w:rsidR="00491264" w14:paraId="1957BCCD" w14:textId="77777777">
        <w:tc>
          <w:tcPr>
            <w:tcW w:w="970" w:type="pct"/>
            <w:shd w:val="clear" w:color="auto" w:fill="E6E6E6"/>
          </w:tcPr>
          <w:p w14:paraId="049FB18E" w14:textId="77777777" w:rsidR="00491264" w:rsidRDefault="00A72FF7">
            <w:pPr>
              <w:rPr>
                <w:rFonts w:ascii="宋体" w:hAnsi="宋体" w:hint="eastAsia"/>
                <w:b/>
              </w:rPr>
            </w:pPr>
            <w:r>
              <w:rPr>
                <w:rFonts w:ascii="宋体" w:hAnsi="宋体" w:hint="eastAsia"/>
                <w:b/>
              </w:rPr>
              <w:t>接口说明</w:t>
            </w:r>
          </w:p>
        </w:tc>
        <w:tc>
          <w:tcPr>
            <w:tcW w:w="4030" w:type="pct"/>
          </w:tcPr>
          <w:p w14:paraId="7D6B52E3" w14:textId="77777777" w:rsidR="00491264" w:rsidRDefault="00491264">
            <w:pPr>
              <w:rPr>
                <w:rFonts w:ascii="宋体" w:hAnsi="宋体" w:hint="eastAsia"/>
              </w:rPr>
            </w:pPr>
          </w:p>
        </w:tc>
      </w:tr>
      <w:tr w:rsidR="00491264" w14:paraId="1C1BC36B" w14:textId="77777777">
        <w:tc>
          <w:tcPr>
            <w:tcW w:w="970" w:type="pct"/>
            <w:shd w:val="clear" w:color="auto" w:fill="E6E6E6"/>
          </w:tcPr>
          <w:p w14:paraId="55F2B6C0" w14:textId="77777777" w:rsidR="00491264" w:rsidRDefault="00A72FF7">
            <w:pPr>
              <w:rPr>
                <w:rFonts w:ascii="宋体" w:hAnsi="宋体" w:hint="eastAsia"/>
                <w:b/>
              </w:rPr>
            </w:pPr>
            <w:r>
              <w:rPr>
                <w:rFonts w:ascii="宋体" w:hAnsi="宋体" w:hint="eastAsia"/>
                <w:b/>
              </w:rPr>
              <w:t>数据来源</w:t>
            </w:r>
          </w:p>
        </w:tc>
        <w:tc>
          <w:tcPr>
            <w:tcW w:w="4030" w:type="pct"/>
          </w:tcPr>
          <w:p w14:paraId="5B59B904" w14:textId="77777777" w:rsidR="00491264" w:rsidRDefault="00491264">
            <w:pPr>
              <w:rPr>
                <w:rFonts w:ascii="宋体" w:hAnsi="宋体" w:hint="eastAsia"/>
              </w:rPr>
            </w:pPr>
          </w:p>
        </w:tc>
      </w:tr>
      <w:tr w:rsidR="00491264" w14:paraId="61EC868A" w14:textId="77777777">
        <w:tc>
          <w:tcPr>
            <w:tcW w:w="970" w:type="pct"/>
            <w:shd w:val="clear" w:color="auto" w:fill="E6E6E6"/>
          </w:tcPr>
          <w:p w14:paraId="7024A819" w14:textId="77777777" w:rsidR="00491264" w:rsidRDefault="00A72FF7">
            <w:pPr>
              <w:rPr>
                <w:rFonts w:ascii="宋体" w:hAnsi="宋体" w:hint="eastAsia"/>
                <w:b/>
              </w:rPr>
            </w:pPr>
            <w:r>
              <w:rPr>
                <w:rFonts w:ascii="宋体" w:hAnsi="宋体" w:hint="eastAsia"/>
                <w:b/>
              </w:rPr>
              <w:t>调用者</w:t>
            </w:r>
          </w:p>
        </w:tc>
        <w:tc>
          <w:tcPr>
            <w:tcW w:w="4030" w:type="pct"/>
          </w:tcPr>
          <w:p w14:paraId="4951CB2E" w14:textId="77777777" w:rsidR="00491264" w:rsidRDefault="00491264">
            <w:pPr>
              <w:rPr>
                <w:rFonts w:ascii="宋体" w:hAnsi="宋体" w:hint="eastAsia"/>
              </w:rPr>
            </w:pPr>
          </w:p>
        </w:tc>
      </w:tr>
      <w:tr w:rsidR="00491264" w14:paraId="24DE6FB0" w14:textId="77777777">
        <w:tc>
          <w:tcPr>
            <w:tcW w:w="970" w:type="pct"/>
            <w:shd w:val="clear" w:color="auto" w:fill="E6E6E6"/>
          </w:tcPr>
          <w:p w14:paraId="49F24C60" w14:textId="77777777" w:rsidR="00491264" w:rsidRDefault="00A72FF7">
            <w:pPr>
              <w:rPr>
                <w:rFonts w:ascii="宋体" w:hAnsi="宋体" w:hint="eastAsia"/>
                <w:b/>
              </w:rPr>
            </w:pPr>
            <w:r>
              <w:rPr>
                <w:rFonts w:ascii="宋体" w:hAnsi="宋体" w:hint="eastAsia"/>
                <w:b/>
              </w:rPr>
              <w:t>输入</w:t>
            </w:r>
          </w:p>
        </w:tc>
        <w:tc>
          <w:tcPr>
            <w:tcW w:w="4030" w:type="pct"/>
          </w:tcPr>
          <w:p w14:paraId="6F68DC75" w14:textId="77777777" w:rsidR="00491264" w:rsidRDefault="00491264">
            <w:pPr>
              <w:rPr>
                <w:rFonts w:ascii="宋体" w:hAnsi="宋体" w:hint="eastAsia"/>
              </w:rPr>
            </w:pPr>
          </w:p>
        </w:tc>
      </w:tr>
      <w:tr w:rsidR="00491264" w14:paraId="29E8ED8D" w14:textId="77777777">
        <w:tc>
          <w:tcPr>
            <w:tcW w:w="970" w:type="pct"/>
            <w:shd w:val="clear" w:color="auto" w:fill="E6E6E6"/>
          </w:tcPr>
          <w:p w14:paraId="046F7E18" w14:textId="77777777" w:rsidR="00491264" w:rsidRDefault="00A72FF7">
            <w:pPr>
              <w:rPr>
                <w:rFonts w:ascii="宋体" w:hAnsi="宋体" w:hint="eastAsia"/>
                <w:b/>
              </w:rPr>
            </w:pPr>
            <w:r>
              <w:rPr>
                <w:rFonts w:ascii="宋体" w:hAnsi="宋体" w:hint="eastAsia"/>
                <w:b/>
              </w:rPr>
              <w:t>输出</w:t>
            </w:r>
          </w:p>
        </w:tc>
        <w:tc>
          <w:tcPr>
            <w:tcW w:w="4030" w:type="pct"/>
          </w:tcPr>
          <w:p w14:paraId="44451950" w14:textId="77777777" w:rsidR="00491264" w:rsidRDefault="00491264">
            <w:pPr>
              <w:rPr>
                <w:rFonts w:ascii="宋体" w:hAnsi="宋体" w:hint="eastAsia"/>
              </w:rPr>
            </w:pPr>
          </w:p>
        </w:tc>
      </w:tr>
      <w:tr w:rsidR="00491264" w14:paraId="2BFA3393" w14:textId="77777777">
        <w:tc>
          <w:tcPr>
            <w:tcW w:w="970" w:type="pct"/>
            <w:shd w:val="clear" w:color="auto" w:fill="E6E6E6"/>
          </w:tcPr>
          <w:p w14:paraId="67EE0BBE" w14:textId="77777777" w:rsidR="00491264" w:rsidRDefault="00A72FF7">
            <w:pPr>
              <w:rPr>
                <w:rFonts w:ascii="宋体" w:hAnsi="宋体" w:hint="eastAsia"/>
                <w:b/>
              </w:rPr>
            </w:pPr>
            <w:r>
              <w:rPr>
                <w:rFonts w:ascii="宋体" w:hAnsi="宋体" w:hint="eastAsia"/>
                <w:b/>
              </w:rPr>
              <w:t>处理流程</w:t>
            </w:r>
          </w:p>
        </w:tc>
        <w:tc>
          <w:tcPr>
            <w:tcW w:w="4030" w:type="pct"/>
          </w:tcPr>
          <w:p w14:paraId="324569D7" w14:textId="77777777" w:rsidR="00491264" w:rsidRDefault="00491264">
            <w:pPr>
              <w:rPr>
                <w:rFonts w:ascii="宋体" w:hAnsi="宋体" w:hint="eastAsia"/>
              </w:rPr>
            </w:pPr>
          </w:p>
        </w:tc>
      </w:tr>
    </w:tbl>
    <w:p w14:paraId="38995968" w14:textId="77777777" w:rsidR="00491264" w:rsidRDefault="00A72FF7">
      <w:pPr>
        <w:pStyle w:val="a0"/>
        <w:numPr>
          <w:ilvl w:val="0"/>
          <w:numId w:val="15"/>
        </w:numPr>
        <w:ind w:firstLineChars="0"/>
      </w:pPr>
      <w:r>
        <w:rPr>
          <w:rFonts w:hint="eastAsia"/>
        </w:rPr>
        <w:t>接口处理流程图</w:t>
      </w:r>
    </w:p>
    <w:p w14:paraId="6E07BDCD" w14:textId="77777777" w:rsidR="00491264" w:rsidRDefault="00A72FF7">
      <w:pPr>
        <w:pStyle w:val="a0"/>
        <w:ind w:firstLine="480"/>
      </w:pPr>
      <w:r>
        <w:rPr>
          <w:rFonts w:hint="eastAsia"/>
        </w:rPr>
        <w:t>配合上面的“处理流程”；</w:t>
      </w:r>
    </w:p>
    <w:p w14:paraId="3A094534" w14:textId="77777777" w:rsidR="00491264" w:rsidRDefault="00A72FF7">
      <w:pPr>
        <w:pStyle w:val="a0"/>
        <w:numPr>
          <w:ilvl w:val="0"/>
          <w:numId w:val="15"/>
        </w:numPr>
        <w:ind w:firstLineChars="0"/>
      </w:pPr>
      <w:r>
        <w:rPr>
          <w:rFonts w:hint="eastAsia"/>
        </w:rPr>
        <w:t>类设计</w:t>
      </w:r>
    </w:p>
    <w:p w14:paraId="10B0ACBE" w14:textId="77777777" w:rsidR="00491264" w:rsidRDefault="00A72FF7">
      <w:pPr>
        <w:pStyle w:val="af8"/>
        <w:spacing w:before="156"/>
      </w:pPr>
      <w:r>
        <w:rPr>
          <w:rFonts w:hint="eastAsia"/>
        </w:rPr>
        <w:t>表</w:t>
      </w:r>
      <w:r>
        <w:rPr>
          <w:rFonts w:hint="eastAsia"/>
        </w:rPr>
        <w:fldChar w:fldCharType="begin"/>
      </w:r>
      <w:r>
        <w:rPr>
          <w:rFonts w:hint="eastAsia"/>
        </w:rPr>
        <w:instrText xml:space="preserve"> STYLEREF 1 \s </w:instrText>
      </w:r>
      <w:r>
        <w:rPr>
          <w:rFonts w:hint="eastAsia"/>
        </w:rPr>
        <w:fldChar w:fldCharType="separate"/>
      </w:r>
      <w:r>
        <w:t>4</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t>3</w:t>
      </w:r>
      <w:r>
        <w:rPr>
          <w:rFonts w:hint="eastAsia"/>
        </w:rPr>
        <w:fldChar w:fldCharType="end"/>
      </w:r>
      <w:r>
        <w:t xml:space="preserve"> </w:t>
      </w:r>
      <w:r>
        <w:rPr>
          <w:rFonts w:hint="eastAsia"/>
        </w:rPr>
        <w:t>××类</w:t>
      </w:r>
    </w:p>
    <w:tbl>
      <w:tblPr>
        <w:tblW w:w="4830" w:type="pct"/>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7"/>
        <w:gridCol w:w="6217"/>
      </w:tblGrid>
      <w:tr w:rsidR="00491264" w14:paraId="38F647EC" w14:textId="77777777">
        <w:tc>
          <w:tcPr>
            <w:tcW w:w="1121" w:type="pct"/>
            <w:shd w:val="clear" w:color="auto" w:fill="E6E6E6"/>
          </w:tcPr>
          <w:p w14:paraId="64DFA81F" w14:textId="77777777" w:rsidR="00491264" w:rsidRDefault="00A72FF7">
            <w:pPr>
              <w:rPr>
                <w:rFonts w:ascii="宋体" w:hAnsi="宋体" w:hint="eastAsia"/>
                <w:b/>
              </w:rPr>
            </w:pPr>
            <w:r>
              <w:rPr>
                <w:rFonts w:ascii="宋体" w:hAnsi="宋体" w:hint="eastAsia"/>
                <w:b/>
              </w:rPr>
              <w:t>类名称</w:t>
            </w:r>
          </w:p>
        </w:tc>
        <w:tc>
          <w:tcPr>
            <w:tcW w:w="3879" w:type="pct"/>
            <w:shd w:val="clear" w:color="auto" w:fill="FFFFFF"/>
          </w:tcPr>
          <w:p w14:paraId="7341A8D1" w14:textId="77777777" w:rsidR="00491264" w:rsidRDefault="00491264">
            <w:pPr>
              <w:rPr>
                <w:rFonts w:ascii="宋体" w:hAnsi="宋体" w:hint="eastAsia"/>
              </w:rPr>
            </w:pPr>
          </w:p>
        </w:tc>
      </w:tr>
      <w:tr w:rsidR="00491264" w14:paraId="1D29A4FA" w14:textId="77777777">
        <w:tc>
          <w:tcPr>
            <w:tcW w:w="1121" w:type="pct"/>
            <w:shd w:val="clear" w:color="auto" w:fill="E6E6E6"/>
          </w:tcPr>
          <w:p w14:paraId="5B31F516" w14:textId="77777777" w:rsidR="00491264" w:rsidRDefault="00A72FF7">
            <w:pPr>
              <w:rPr>
                <w:rFonts w:ascii="宋体" w:hAnsi="宋体" w:hint="eastAsia"/>
                <w:b/>
              </w:rPr>
            </w:pPr>
            <w:r>
              <w:rPr>
                <w:rFonts w:ascii="宋体" w:hAnsi="宋体" w:hint="eastAsia"/>
                <w:b/>
              </w:rPr>
              <w:t>分类</w:t>
            </w:r>
          </w:p>
        </w:tc>
        <w:tc>
          <w:tcPr>
            <w:tcW w:w="3879" w:type="pct"/>
            <w:shd w:val="clear" w:color="auto" w:fill="FFFFFF"/>
          </w:tcPr>
          <w:p w14:paraId="26942A5B" w14:textId="77777777" w:rsidR="00491264" w:rsidRDefault="00491264">
            <w:pPr>
              <w:rPr>
                <w:rFonts w:ascii="宋体" w:hAnsi="宋体" w:hint="eastAsia"/>
              </w:rPr>
            </w:pPr>
          </w:p>
        </w:tc>
      </w:tr>
      <w:tr w:rsidR="00491264" w14:paraId="2F8F3FF0" w14:textId="77777777">
        <w:tc>
          <w:tcPr>
            <w:tcW w:w="1121" w:type="pct"/>
            <w:shd w:val="clear" w:color="auto" w:fill="E6E6E6"/>
          </w:tcPr>
          <w:p w14:paraId="61AABBF9" w14:textId="77777777" w:rsidR="00491264" w:rsidRDefault="00A72FF7">
            <w:pPr>
              <w:rPr>
                <w:rFonts w:ascii="宋体" w:hAnsi="宋体" w:hint="eastAsia"/>
                <w:b/>
              </w:rPr>
            </w:pPr>
            <w:r>
              <w:rPr>
                <w:rFonts w:ascii="宋体" w:hAnsi="宋体" w:hint="eastAsia"/>
                <w:b/>
              </w:rPr>
              <w:t>描述</w:t>
            </w:r>
          </w:p>
        </w:tc>
        <w:tc>
          <w:tcPr>
            <w:tcW w:w="3879" w:type="pct"/>
          </w:tcPr>
          <w:p w14:paraId="6DFA1F4A" w14:textId="77777777" w:rsidR="00491264" w:rsidRDefault="00491264">
            <w:pPr>
              <w:rPr>
                <w:rFonts w:ascii="宋体" w:hAnsi="宋体" w:hint="eastAsia"/>
              </w:rPr>
            </w:pPr>
          </w:p>
        </w:tc>
      </w:tr>
      <w:tr w:rsidR="00491264" w14:paraId="6800AB0B" w14:textId="77777777">
        <w:tc>
          <w:tcPr>
            <w:tcW w:w="1121" w:type="pct"/>
            <w:shd w:val="clear" w:color="auto" w:fill="E6E6E6"/>
          </w:tcPr>
          <w:p w14:paraId="25949CF3" w14:textId="77777777" w:rsidR="00491264" w:rsidRDefault="00A72FF7">
            <w:pPr>
              <w:rPr>
                <w:rFonts w:ascii="宋体" w:hAnsi="宋体" w:hint="eastAsia"/>
                <w:b/>
              </w:rPr>
            </w:pPr>
            <w:r>
              <w:rPr>
                <w:rFonts w:ascii="宋体" w:hAnsi="宋体" w:hint="eastAsia"/>
                <w:b/>
              </w:rPr>
              <w:lastRenderedPageBreak/>
              <w:t>使用到的其他类</w:t>
            </w:r>
          </w:p>
        </w:tc>
        <w:tc>
          <w:tcPr>
            <w:tcW w:w="3879" w:type="pct"/>
          </w:tcPr>
          <w:p w14:paraId="5155EA0C" w14:textId="77777777" w:rsidR="00491264" w:rsidRDefault="00491264">
            <w:pPr>
              <w:rPr>
                <w:rFonts w:ascii="宋体" w:hAnsi="宋体" w:hint="eastAsia"/>
              </w:rPr>
            </w:pPr>
          </w:p>
        </w:tc>
      </w:tr>
      <w:tr w:rsidR="00491264" w14:paraId="64F54460" w14:textId="77777777">
        <w:trPr>
          <w:trHeight w:val="305"/>
        </w:trPr>
        <w:tc>
          <w:tcPr>
            <w:tcW w:w="1121" w:type="pct"/>
            <w:shd w:val="clear" w:color="auto" w:fill="E6E6E6"/>
          </w:tcPr>
          <w:p w14:paraId="7CAEB948" w14:textId="77777777" w:rsidR="00491264" w:rsidRDefault="00A72FF7">
            <w:pPr>
              <w:rPr>
                <w:rFonts w:ascii="宋体" w:hAnsi="宋体" w:hint="eastAsia"/>
                <w:b/>
              </w:rPr>
            </w:pPr>
            <w:r>
              <w:rPr>
                <w:rFonts w:ascii="宋体" w:hAnsi="宋体" w:hint="eastAsia"/>
                <w:b/>
              </w:rPr>
              <w:t>属性及方法描述</w:t>
            </w:r>
          </w:p>
        </w:tc>
        <w:tc>
          <w:tcPr>
            <w:tcW w:w="3879" w:type="pct"/>
          </w:tcPr>
          <w:p w14:paraId="5606FBC3" w14:textId="77777777" w:rsidR="00491264" w:rsidRDefault="00491264">
            <w:pPr>
              <w:rPr>
                <w:rFonts w:ascii="宋体" w:hAnsi="宋体" w:hint="eastAsia"/>
              </w:rPr>
            </w:pPr>
          </w:p>
        </w:tc>
      </w:tr>
      <w:tr w:rsidR="00491264" w14:paraId="2B6CBB4D" w14:textId="77777777">
        <w:tc>
          <w:tcPr>
            <w:tcW w:w="1121" w:type="pct"/>
            <w:shd w:val="clear" w:color="auto" w:fill="E6E6E6"/>
          </w:tcPr>
          <w:p w14:paraId="304CFD3A" w14:textId="77777777" w:rsidR="00491264" w:rsidRDefault="00A72FF7">
            <w:pPr>
              <w:rPr>
                <w:b/>
              </w:rPr>
            </w:pPr>
            <w:r>
              <w:rPr>
                <w:rFonts w:hint="eastAsia"/>
                <w:b/>
              </w:rPr>
              <w:t>使用</w:t>
            </w:r>
            <w:r>
              <w:rPr>
                <w:rFonts w:hint="eastAsia"/>
                <w:b/>
              </w:rPr>
              <w:t>/</w:t>
            </w:r>
            <w:r>
              <w:rPr>
                <w:rFonts w:hint="eastAsia"/>
                <w:b/>
              </w:rPr>
              <w:t>交互</w:t>
            </w:r>
          </w:p>
        </w:tc>
        <w:tc>
          <w:tcPr>
            <w:tcW w:w="3879" w:type="pct"/>
          </w:tcPr>
          <w:p w14:paraId="149B788F" w14:textId="77777777" w:rsidR="00491264" w:rsidRDefault="00491264">
            <w:pPr>
              <w:rPr>
                <w:rFonts w:ascii="宋体" w:hAnsi="宋体" w:hint="eastAsia"/>
              </w:rPr>
            </w:pPr>
          </w:p>
        </w:tc>
      </w:tr>
      <w:tr w:rsidR="00491264" w14:paraId="6374D7CC" w14:textId="77777777">
        <w:tc>
          <w:tcPr>
            <w:tcW w:w="1121" w:type="pct"/>
            <w:shd w:val="clear" w:color="auto" w:fill="E6E6E6"/>
          </w:tcPr>
          <w:p w14:paraId="055A390A" w14:textId="77777777" w:rsidR="00491264" w:rsidRDefault="00A72FF7">
            <w:pPr>
              <w:rPr>
                <w:b/>
              </w:rPr>
            </w:pPr>
            <w:r>
              <w:rPr>
                <w:rFonts w:hint="eastAsia"/>
                <w:b/>
              </w:rPr>
              <w:t>其他</w:t>
            </w:r>
            <w:r>
              <w:rPr>
                <w:rFonts w:hint="eastAsia"/>
                <w:b/>
              </w:rPr>
              <w:t xml:space="preserve"> </w:t>
            </w:r>
          </w:p>
        </w:tc>
        <w:tc>
          <w:tcPr>
            <w:tcW w:w="3879" w:type="pct"/>
          </w:tcPr>
          <w:p w14:paraId="714AF3B8" w14:textId="77777777" w:rsidR="00491264" w:rsidRDefault="00491264">
            <w:pPr>
              <w:rPr>
                <w:rFonts w:ascii="宋体" w:hAnsi="宋体" w:hint="eastAsia"/>
              </w:rPr>
            </w:pPr>
          </w:p>
        </w:tc>
      </w:tr>
    </w:tbl>
    <w:p w14:paraId="148793FD" w14:textId="77777777" w:rsidR="00491264" w:rsidRDefault="00A72FF7">
      <w:pPr>
        <w:pStyle w:val="2"/>
      </w:pPr>
      <w:bookmarkStart w:id="235" w:name="_Toc20263118"/>
      <w:bookmarkStart w:id="236" w:name="_Toc511421036"/>
      <w:bookmarkStart w:id="237" w:name="_Toc373097961"/>
      <w:r>
        <w:rPr>
          <w:rFonts w:hint="eastAsia"/>
        </w:rPr>
        <w:t>接口</w:t>
      </w:r>
      <w:r>
        <w:rPr>
          <w:rFonts w:hint="eastAsia"/>
        </w:rPr>
        <w:t>2</w:t>
      </w:r>
      <w:bookmarkEnd w:id="235"/>
      <w:bookmarkEnd w:id="236"/>
      <w:bookmarkEnd w:id="237"/>
    </w:p>
    <w:p w14:paraId="30451373" w14:textId="77777777" w:rsidR="00491264" w:rsidRDefault="00491264"/>
    <w:p w14:paraId="6507E1A4" w14:textId="77777777" w:rsidR="00491264" w:rsidRDefault="00A72FF7">
      <w:pPr>
        <w:pStyle w:val="1"/>
        <w:spacing w:before="312"/>
        <w:rPr>
          <w:rFonts w:ascii="黑体" w:eastAsia="黑体"/>
          <w:color w:val="0070C0"/>
          <w:sz w:val="32"/>
          <w:szCs w:val="32"/>
        </w:rPr>
      </w:pPr>
      <w:bookmarkStart w:id="238" w:name="_Toc273992078"/>
      <w:bookmarkStart w:id="239" w:name="_Toc232346203"/>
      <w:bookmarkStart w:id="240" w:name="_Toc281728191"/>
      <w:bookmarkStart w:id="241" w:name="_Toc20263119"/>
      <w:r>
        <w:rPr>
          <w:rFonts w:ascii="黑体" w:eastAsia="黑体" w:cs="宋体" w:hint="eastAsia"/>
          <w:color w:val="0070C0"/>
          <w:sz w:val="32"/>
          <w:szCs w:val="32"/>
        </w:rPr>
        <w:t>系统出错处理设计</w:t>
      </w:r>
      <w:bookmarkEnd w:id="238"/>
      <w:bookmarkEnd w:id="239"/>
      <w:bookmarkEnd w:id="240"/>
      <w:bookmarkEnd w:id="241"/>
    </w:p>
    <w:p w14:paraId="7A6839A0" w14:textId="77777777" w:rsidR="00491264" w:rsidRDefault="00A72FF7">
      <w:pPr>
        <w:pStyle w:val="2"/>
        <w:rPr>
          <w:rFonts w:ascii="黑体" w:eastAsia="黑体" w:cs="Times New Roman"/>
          <w:color w:val="0070C0"/>
          <w:sz w:val="28"/>
          <w:szCs w:val="28"/>
        </w:rPr>
      </w:pPr>
      <w:bookmarkStart w:id="242" w:name="_Toc232346204"/>
      <w:bookmarkStart w:id="243" w:name="_Toc20263120"/>
      <w:bookmarkStart w:id="244" w:name="_Toc281728192"/>
      <w:bookmarkStart w:id="245" w:name="_Toc273992079"/>
      <w:r>
        <w:rPr>
          <w:rFonts w:ascii="黑体" w:cs="黑体" w:hint="eastAsia"/>
          <w:color w:val="0070C0"/>
          <w:sz w:val="28"/>
          <w:szCs w:val="28"/>
        </w:rPr>
        <w:t>出错信息</w:t>
      </w:r>
      <w:bookmarkEnd w:id="242"/>
      <w:bookmarkEnd w:id="243"/>
      <w:bookmarkEnd w:id="244"/>
      <w:bookmarkEnd w:id="245"/>
    </w:p>
    <w:p w14:paraId="0B77A24B" w14:textId="77777777" w:rsidR="00491264" w:rsidRDefault="00A72FF7">
      <w:pPr>
        <w:spacing w:line="360" w:lineRule="auto"/>
        <w:ind w:firstLine="420"/>
        <w:rPr>
          <w:rFonts w:cs="Times New Roman"/>
          <w:color w:val="0070C0"/>
          <w:sz w:val="24"/>
          <w:szCs w:val="24"/>
        </w:rPr>
      </w:pPr>
      <w:r>
        <w:rPr>
          <w:rFonts w:cs="宋体" w:hint="eastAsia"/>
          <w:color w:val="0070C0"/>
          <w:sz w:val="24"/>
          <w:szCs w:val="24"/>
        </w:rPr>
        <w:t>用一览表的方式说明每种可能的出错或故障情况出现时，系统输出信息的形式、含意及处理方法。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4133"/>
        <w:gridCol w:w="2841"/>
      </w:tblGrid>
      <w:tr w:rsidR="00491264" w14:paraId="1B0F2C47" w14:textId="77777777">
        <w:tc>
          <w:tcPr>
            <w:tcW w:w="1548" w:type="dxa"/>
            <w:tcBorders>
              <w:top w:val="single" w:sz="4" w:space="0" w:color="auto"/>
              <w:left w:val="single" w:sz="4" w:space="0" w:color="auto"/>
              <w:bottom w:val="single" w:sz="4" w:space="0" w:color="auto"/>
              <w:right w:val="single" w:sz="4" w:space="0" w:color="auto"/>
            </w:tcBorders>
          </w:tcPr>
          <w:p w14:paraId="0799D1C5" w14:textId="77777777" w:rsidR="00491264" w:rsidRDefault="00A72FF7">
            <w:pPr>
              <w:rPr>
                <w:color w:val="0070C0"/>
              </w:rPr>
            </w:pPr>
            <w:r>
              <w:rPr>
                <w:rFonts w:cs="宋体" w:hint="eastAsia"/>
                <w:color w:val="0070C0"/>
              </w:rPr>
              <w:t>序号</w:t>
            </w:r>
          </w:p>
        </w:tc>
        <w:tc>
          <w:tcPr>
            <w:tcW w:w="4133" w:type="dxa"/>
            <w:tcBorders>
              <w:top w:val="single" w:sz="4" w:space="0" w:color="auto"/>
              <w:left w:val="single" w:sz="4" w:space="0" w:color="auto"/>
              <w:bottom w:val="single" w:sz="4" w:space="0" w:color="auto"/>
              <w:right w:val="single" w:sz="4" w:space="0" w:color="auto"/>
            </w:tcBorders>
          </w:tcPr>
          <w:p w14:paraId="331120B9" w14:textId="77777777" w:rsidR="00491264" w:rsidRDefault="00A72FF7">
            <w:pPr>
              <w:rPr>
                <w:color w:val="0070C0"/>
              </w:rPr>
            </w:pPr>
            <w:r>
              <w:rPr>
                <w:rFonts w:cs="宋体" w:hint="eastAsia"/>
                <w:color w:val="0070C0"/>
              </w:rPr>
              <w:t>出错或故障情况</w:t>
            </w:r>
          </w:p>
        </w:tc>
        <w:tc>
          <w:tcPr>
            <w:tcW w:w="2841" w:type="dxa"/>
            <w:tcBorders>
              <w:top w:val="single" w:sz="4" w:space="0" w:color="auto"/>
              <w:left w:val="single" w:sz="4" w:space="0" w:color="auto"/>
              <w:bottom w:val="single" w:sz="4" w:space="0" w:color="auto"/>
              <w:right w:val="single" w:sz="4" w:space="0" w:color="auto"/>
            </w:tcBorders>
          </w:tcPr>
          <w:p w14:paraId="33212EDA" w14:textId="77777777" w:rsidR="00491264" w:rsidRDefault="00A72FF7">
            <w:pPr>
              <w:rPr>
                <w:color w:val="0070C0"/>
              </w:rPr>
            </w:pPr>
            <w:r>
              <w:rPr>
                <w:rFonts w:cs="宋体" w:hint="eastAsia"/>
                <w:color w:val="0070C0"/>
              </w:rPr>
              <w:t>系统输出信息及处理</w:t>
            </w:r>
          </w:p>
        </w:tc>
      </w:tr>
      <w:tr w:rsidR="00491264" w14:paraId="7C5E645A" w14:textId="77777777">
        <w:tc>
          <w:tcPr>
            <w:tcW w:w="1548" w:type="dxa"/>
            <w:tcBorders>
              <w:top w:val="single" w:sz="4" w:space="0" w:color="auto"/>
              <w:left w:val="single" w:sz="4" w:space="0" w:color="auto"/>
              <w:bottom w:val="single" w:sz="4" w:space="0" w:color="auto"/>
              <w:right w:val="single" w:sz="4" w:space="0" w:color="auto"/>
            </w:tcBorders>
          </w:tcPr>
          <w:p w14:paraId="3022536B" w14:textId="77777777" w:rsidR="00491264" w:rsidRDefault="00A72FF7">
            <w:pPr>
              <w:rPr>
                <w:color w:val="0070C0"/>
              </w:rPr>
            </w:pPr>
            <w:r>
              <w:rPr>
                <w:color w:val="0070C0"/>
              </w:rPr>
              <w:t>1</w:t>
            </w:r>
          </w:p>
        </w:tc>
        <w:tc>
          <w:tcPr>
            <w:tcW w:w="4133" w:type="dxa"/>
            <w:tcBorders>
              <w:top w:val="single" w:sz="4" w:space="0" w:color="auto"/>
              <w:left w:val="single" w:sz="4" w:space="0" w:color="auto"/>
              <w:bottom w:val="single" w:sz="4" w:space="0" w:color="auto"/>
              <w:right w:val="single" w:sz="4" w:space="0" w:color="auto"/>
            </w:tcBorders>
          </w:tcPr>
          <w:p w14:paraId="2FE70F7B" w14:textId="77777777" w:rsidR="00491264" w:rsidRDefault="00A72FF7">
            <w:pPr>
              <w:rPr>
                <w:color w:val="0070C0"/>
              </w:rPr>
            </w:pPr>
            <w:r>
              <w:rPr>
                <w:rFonts w:cs="宋体" w:hint="eastAsia"/>
                <w:color w:val="0070C0"/>
              </w:rPr>
              <w:t>如果用户名和密码为空</w:t>
            </w:r>
          </w:p>
        </w:tc>
        <w:tc>
          <w:tcPr>
            <w:tcW w:w="2841" w:type="dxa"/>
            <w:tcBorders>
              <w:top w:val="single" w:sz="4" w:space="0" w:color="auto"/>
              <w:left w:val="single" w:sz="4" w:space="0" w:color="auto"/>
              <w:bottom w:val="single" w:sz="4" w:space="0" w:color="auto"/>
              <w:right w:val="single" w:sz="4" w:space="0" w:color="auto"/>
            </w:tcBorders>
          </w:tcPr>
          <w:p w14:paraId="4E49B2D5" w14:textId="77777777" w:rsidR="00491264" w:rsidRDefault="00A72FF7">
            <w:pPr>
              <w:rPr>
                <w:color w:val="0070C0"/>
              </w:rPr>
            </w:pPr>
            <w:r>
              <w:rPr>
                <w:rFonts w:cs="宋体" w:hint="eastAsia"/>
                <w:color w:val="0070C0"/>
              </w:rPr>
              <w:t>客户端调用进行处理，系统弹出错误的提示，要求用户重新输入。</w:t>
            </w:r>
          </w:p>
        </w:tc>
      </w:tr>
      <w:tr w:rsidR="00491264" w14:paraId="185910CE" w14:textId="77777777">
        <w:tc>
          <w:tcPr>
            <w:tcW w:w="1548" w:type="dxa"/>
            <w:tcBorders>
              <w:top w:val="single" w:sz="4" w:space="0" w:color="auto"/>
              <w:left w:val="single" w:sz="4" w:space="0" w:color="auto"/>
              <w:bottom w:val="single" w:sz="4" w:space="0" w:color="auto"/>
              <w:right w:val="single" w:sz="4" w:space="0" w:color="auto"/>
            </w:tcBorders>
          </w:tcPr>
          <w:p w14:paraId="4C3CBBC4" w14:textId="77777777" w:rsidR="00491264" w:rsidRDefault="00A72FF7">
            <w:pPr>
              <w:rPr>
                <w:color w:val="0070C0"/>
              </w:rPr>
            </w:pPr>
            <w:r>
              <w:rPr>
                <w:color w:val="0070C0"/>
              </w:rPr>
              <w:t>2</w:t>
            </w:r>
          </w:p>
        </w:tc>
        <w:tc>
          <w:tcPr>
            <w:tcW w:w="4133" w:type="dxa"/>
            <w:tcBorders>
              <w:top w:val="single" w:sz="4" w:space="0" w:color="auto"/>
              <w:left w:val="single" w:sz="4" w:space="0" w:color="auto"/>
              <w:bottom w:val="single" w:sz="4" w:space="0" w:color="auto"/>
              <w:right w:val="single" w:sz="4" w:space="0" w:color="auto"/>
            </w:tcBorders>
          </w:tcPr>
          <w:p w14:paraId="50FC3DC5" w14:textId="77777777" w:rsidR="00491264" w:rsidRDefault="00A72FF7">
            <w:pPr>
              <w:rPr>
                <w:color w:val="0070C0"/>
              </w:rPr>
            </w:pPr>
            <w:r>
              <w:rPr>
                <w:rFonts w:cs="宋体" w:hint="eastAsia"/>
                <w:color w:val="0070C0"/>
              </w:rPr>
              <w:t>在输入毕设信息为空</w:t>
            </w:r>
          </w:p>
        </w:tc>
        <w:tc>
          <w:tcPr>
            <w:tcW w:w="2841" w:type="dxa"/>
            <w:tcBorders>
              <w:top w:val="single" w:sz="4" w:space="0" w:color="auto"/>
              <w:left w:val="single" w:sz="4" w:space="0" w:color="auto"/>
              <w:bottom w:val="single" w:sz="4" w:space="0" w:color="auto"/>
              <w:right w:val="single" w:sz="4" w:space="0" w:color="auto"/>
            </w:tcBorders>
          </w:tcPr>
          <w:p w14:paraId="77DA9A29" w14:textId="77777777" w:rsidR="00491264" w:rsidRDefault="00A72FF7">
            <w:pPr>
              <w:rPr>
                <w:color w:val="0070C0"/>
              </w:rPr>
            </w:pPr>
            <w:r>
              <w:rPr>
                <w:rFonts w:cs="宋体" w:hint="eastAsia"/>
                <w:color w:val="0070C0"/>
              </w:rPr>
              <w:t>客户端调用进行处理，系统弹出错误的提示，要求用户重新输入。</w:t>
            </w:r>
          </w:p>
        </w:tc>
      </w:tr>
      <w:tr w:rsidR="00491264" w14:paraId="25DD9661" w14:textId="77777777">
        <w:tc>
          <w:tcPr>
            <w:tcW w:w="1548" w:type="dxa"/>
            <w:tcBorders>
              <w:top w:val="single" w:sz="4" w:space="0" w:color="auto"/>
              <w:left w:val="single" w:sz="4" w:space="0" w:color="auto"/>
              <w:bottom w:val="single" w:sz="4" w:space="0" w:color="auto"/>
              <w:right w:val="single" w:sz="4" w:space="0" w:color="auto"/>
            </w:tcBorders>
          </w:tcPr>
          <w:p w14:paraId="2BE676B2" w14:textId="77777777" w:rsidR="00491264" w:rsidRDefault="00A72FF7">
            <w:pPr>
              <w:rPr>
                <w:color w:val="0070C0"/>
              </w:rPr>
            </w:pPr>
            <w:r>
              <w:rPr>
                <w:color w:val="0070C0"/>
              </w:rPr>
              <w:t>3</w:t>
            </w:r>
          </w:p>
        </w:tc>
        <w:tc>
          <w:tcPr>
            <w:tcW w:w="4133" w:type="dxa"/>
            <w:tcBorders>
              <w:top w:val="single" w:sz="4" w:space="0" w:color="auto"/>
              <w:left w:val="single" w:sz="4" w:space="0" w:color="auto"/>
              <w:bottom w:val="single" w:sz="4" w:space="0" w:color="auto"/>
              <w:right w:val="single" w:sz="4" w:space="0" w:color="auto"/>
            </w:tcBorders>
          </w:tcPr>
          <w:p w14:paraId="4364458F" w14:textId="77777777" w:rsidR="00491264" w:rsidRDefault="00A72FF7">
            <w:pPr>
              <w:rPr>
                <w:color w:val="0070C0"/>
              </w:rPr>
            </w:pPr>
            <w:r>
              <w:rPr>
                <w:rFonts w:cs="宋体" w:hint="eastAsia"/>
                <w:color w:val="0070C0"/>
              </w:rPr>
              <w:t>在插入的过程中，</w:t>
            </w:r>
            <w:r>
              <w:rPr>
                <w:color w:val="0070C0"/>
              </w:rPr>
              <w:t>SQL</w:t>
            </w:r>
            <w:r>
              <w:rPr>
                <w:rFonts w:cs="宋体" w:hint="eastAsia"/>
                <w:color w:val="0070C0"/>
              </w:rPr>
              <w:t>语句有可能抛出异常</w:t>
            </w:r>
          </w:p>
          <w:p w14:paraId="78CD4FF2" w14:textId="77777777" w:rsidR="00491264" w:rsidRDefault="00A72FF7">
            <w:pPr>
              <w:rPr>
                <w:color w:val="0070C0"/>
              </w:rPr>
            </w:pPr>
            <w:r>
              <w:rPr>
                <w:rFonts w:cs="宋体" w:hint="eastAsia"/>
                <w:color w:val="0070C0"/>
              </w:rPr>
              <w:t>例如主键重复，不能为空的语句没有输入数值</w:t>
            </w:r>
          </w:p>
        </w:tc>
        <w:tc>
          <w:tcPr>
            <w:tcW w:w="2841" w:type="dxa"/>
            <w:tcBorders>
              <w:top w:val="single" w:sz="4" w:space="0" w:color="auto"/>
              <w:left w:val="single" w:sz="4" w:space="0" w:color="auto"/>
              <w:bottom w:val="single" w:sz="4" w:space="0" w:color="auto"/>
              <w:right w:val="single" w:sz="4" w:space="0" w:color="auto"/>
            </w:tcBorders>
          </w:tcPr>
          <w:p w14:paraId="7780DE50" w14:textId="77777777" w:rsidR="00491264" w:rsidRDefault="00A72FF7">
            <w:pPr>
              <w:rPr>
                <w:color w:val="0070C0"/>
              </w:rPr>
            </w:pPr>
            <w:r>
              <w:rPr>
                <w:rFonts w:cs="宋体" w:hint="eastAsia"/>
                <w:color w:val="0070C0"/>
              </w:rPr>
              <w:t>系统会抛出异常信息，并给出提示信息，只要用户返回上一个页面，重新输入正确的数据，进行同样的操作即可得到正确的结果。</w:t>
            </w:r>
          </w:p>
        </w:tc>
      </w:tr>
      <w:tr w:rsidR="00491264" w14:paraId="30B291F3" w14:textId="77777777">
        <w:tc>
          <w:tcPr>
            <w:tcW w:w="1548" w:type="dxa"/>
            <w:tcBorders>
              <w:top w:val="single" w:sz="4" w:space="0" w:color="auto"/>
              <w:left w:val="single" w:sz="4" w:space="0" w:color="auto"/>
              <w:bottom w:val="single" w:sz="4" w:space="0" w:color="auto"/>
              <w:right w:val="single" w:sz="4" w:space="0" w:color="auto"/>
            </w:tcBorders>
          </w:tcPr>
          <w:p w14:paraId="40DECFB2" w14:textId="77777777" w:rsidR="00491264" w:rsidRDefault="00A72FF7">
            <w:pPr>
              <w:rPr>
                <w:color w:val="0070C0"/>
              </w:rPr>
            </w:pPr>
            <w:r>
              <w:rPr>
                <w:color w:val="0070C0"/>
              </w:rPr>
              <w:t>4</w:t>
            </w:r>
          </w:p>
        </w:tc>
        <w:tc>
          <w:tcPr>
            <w:tcW w:w="4133" w:type="dxa"/>
            <w:tcBorders>
              <w:top w:val="single" w:sz="4" w:space="0" w:color="auto"/>
              <w:left w:val="single" w:sz="4" w:space="0" w:color="auto"/>
              <w:bottom w:val="single" w:sz="4" w:space="0" w:color="auto"/>
              <w:right w:val="single" w:sz="4" w:space="0" w:color="auto"/>
            </w:tcBorders>
          </w:tcPr>
          <w:p w14:paraId="3ED2ABF1" w14:textId="77777777" w:rsidR="00491264" w:rsidRDefault="00A72FF7">
            <w:pPr>
              <w:rPr>
                <w:color w:val="0070C0"/>
              </w:rPr>
            </w:pPr>
            <w:r>
              <w:rPr>
                <w:rFonts w:cs="宋体" w:hint="eastAsia"/>
                <w:color w:val="0070C0"/>
              </w:rPr>
              <w:t>用户修改个人密码，输入的原密码与以前的不相同，或新密码与确认密码不相同时</w:t>
            </w:r>
          </w:p>
        </w:tc>
        <w:tc>
          <w:tcPr>
            <w:tcW w:w="2841" w:type="dxa"/>
            <w:tcBorders>
              <w:top w:val="single" w:sz="4" w:space="0" w:color="auto"/>
              <w:left w:val="single" w:sz="4" w:space="0" w:color="auto"/>
              <w:bottom w:val="single" w:sz="4" w:space="0" w:color="auto"/>
              <w:right w:val="single" w:sz="4" w:space="0" w:color="auto"/>
            </w:tcBorders>
          </w:tcPr>
          <w:p w14:paraId="331B12F2" w14:textId="77777777" w:rsidR="00491264" w:rsidRDefault="00A72FF7">
            <w:pPr>
              <w:rPr>
                <w:color w:val="0070C0"/>
              </w:rPr>
            </w:pPr>
            <w:r>
              <w:rPr>
                <w:rFonts w:cs="宋体" w:hint="eastAsia"/>
                <w:color w:val="0070C0"/>
              </w:rPr>
              <w:t>调用语句提示用户重新输入</w:t>
            </w:r>
          </w:p>
        </w:tc>
      </w:tr>
    </w:tbl>
    <w:p w14:paraId="4D95EE6B" w14:textId="77777777" w:rsidR="00491264" w:rsidRDefault="00A72FF7">
      <w:pPr>
        <w:pStyle w:val="2"/>
        <w:rPr>
          <w:rFonts w:ascii="黑体" w:hAnsi="Arial" w:cs="Times New Roman"/>
          <w:color w:val="0070C0"/>
          <w:sz w:val="28"/>
          <w:szCs w:val="28"/>
        </w:rPr>
      </w:pPr>
      <w:bookmarkStart w:id="246" w:name="_Toc281728193"/>
      <w:bookmarkStart w:id="247" w:name="_Toc273992080"/>
      <w:bookmarkStart w:id="248" w:name="_Toc20263121"/>
      <w:bookmarkStart w:id="249" w:name="_Toc232346205"/>
      <w:r>
        <w:rPr>
          <w:rFonts w:ascii="黑体" w:cs="黑体" w:hint="eastAsia"/>
          <w:color w:val="0070C0"/>
          <w:sz w:val="28"/>
          <w:szCs w:val="28"/>
        </w:rPr>
        <w:t>补救措施</w:t>
      </w:r>
      <w:bookmarkEnd w:id="246"/>
      <w:bookmarkEnd w:id="247"/>
      <w:bookmarkEnd w:id="248"/>
      <w:bookmarkEnd w:id="249"/>
    </w:p>
    <w:p w14:paraId="0BE8623B" w14:textId="77777777" w:rsidR="00491264" w:rsidRDefault="00A72FF7">
      <w:pPr>
        <w:spacing w:line="360" w:lineRule="auto"/>
        <w:ind w:firstLine="420"/>
        <w:rPr>
          <w:rFonts w:cs="Times New Roman"/>
          <w:color w:val="0070C0"/>
          <w:sz w:val="24"/>
          <w:szCs w:val="24"/>
        </w:rPr>
      </w:pPr>
      <w:r>
        <w:rPr>
          <w:rFonts w:cs="宋体" w:hint="eastAsia"/>
          <w:color w:val="0070C0"/>
          <w:sz w:val="24"/>
          <w:szCs w:val="24"/>
        </w:rPr>
        <w:t>系统通过不同的界面提示信息，提示用户更正操作，让后台屏蔽异常或抛出异常状态，使得管理员在调试的过程中发现问题</w:t>
      </w:r>
      <w:r>
        <w:rPr>
          <w:rFonts w:hint="eastAsia"/>
          <w:color w:val="0070C0"/>
          <w:sz w:val="24"/>
          <w:szCs w:val="24"/>
        </w:rPr>
        <w:t>。</w:t>
      </w:r>
    </w:p>
    <w:p w14:paraId="6D0D1F5D" w14:textId="77777777" w:rsidR="00491264" w:rsidRDefault="00491264"/>
    <w:sectPr w:rsidR="00491264">
      <w:headerReference w:type="default" r:id="rId25"/>
      <w:footerReference w:type="default" r:id="rId26"/>
      <w:headerReference w:type="first" r:id="rId27"/>
      <w:footerReference w:type="first" r:id="rId28"/>
      <w:pgSz w:w="11906" w:h="16838"/>
      <w:pgMar w:top="1440" w:right="1800" w:bottom="1440" w:left="180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55FB4" w14:textId="77777777" w:rsidR="0095503C" w:rsidRDefault="0095503C">
      <w:pPr>
        <w:spacing w:line="240" w:lineRule="auto"/>
      </w:pPr>
      <w:r>
        <w:separator/>
      </w:r>
    </w:p>
  </w:endnote>
  <w:endnote w:type="continuationSeparator" w:id="0">
    <w:p w14:paraId="72D98BD5" w14:textId="77777777" w:rsidR="0095503C" w:rsidRDefault="009550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0" w:usb1="00000000" w:usb2="00000010" w:usb3="00000000" w:csb0="00040000" w:csb1="00000000"/>
  </w:font>
  <w:font w:name="华文中宋">
    <w:altName w:val="文泉驿微米黑"/>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596337"/>
    </w:sdtPr>
    <w:sdtContent>
      <w:p w14:paraId="437DBCBE" w14:textId="77777777" w:rsidR="00491264" w:rsidRDefault="00A72FF7">
        <w:pPr>
          <w:pStyle w:val="a9"/>
          <w:jc w:val="center"/>
        </w:pPr>
        <w:r>
          <w:fldChar w:fldCharType="begin"/>
        </w:r>
        <w:r>
          <w:instrText>PAGE   \* MERGEFORMAT</w:instrText>
        </w:r>
        <w:r>
          <w:fldChar w:fldCharType="separate"/>
        </w:r>
        <w:r>
          <w:rPr>
            <w:lang w:val="zh-CN"/>
          </w:rPr>
          <w:t>-</w:t>
        </w:r>
        <w:r>
          <w:t xml:space="preserve"> 1 -</w:t>
        </w:r>
        <w:r>
          <w:fldChar w:fldCharType="end"/>
        </w:r>
      </w:p>
    </w:sdtContent>
  </w:sdt>
  <w:p w14:paraId="49BEA6E1" w14:textId="77777777" w:rsidR="00491264" w:rsidRDefault="00491264">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060145"/>
    </w:sdtPr>
    <w:sdtContent>
      <w:p w14:paraId="6719B3B1" w14:textId="77777777" w:rsidR="00491264" w:rsidRDefault="00A72FF7">
        <w:pPr>
          <w:pStyle w:val="a9"/>
          <w:jc w:val="center"/>
        </w:pPr>
        <w:r>
          <w:fldChar w:fldCharType="begin"/>
        </w:r>
        <w:r>
          <w:instrText>PAGE   \* MERGEFORMAT</w:instrText>
        </w:r>
        <w:r>
          <w:fldChar w:fldCharType="separate"/>
        </w:r>
        <w:r>
          <w:rPr>
            <w:lang w:val="zh-CN"/>
          </w:rPr>
          <w:t>I</w:t>
        </w:r>
        <w:r>
          <w:fldChar w:fldCharType="end"/>
        </w:r>
      </w:p>
    </w:sdtContent>
  </w:sdt>
  <w:p w14:paraId="600F839C" w14:textId="77777777" w:rsidR="00491264" w:rsidRDefault="00491264">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754281"/>
    </w:sdtPr>
    <w:sdtContent>
      <w:p w14:paraId="6CA6AF4E" w14:textId="77777777" w:rsidR="00491264" w:rsidRDefault="00A72FF7">
        <w:pPr>
          <w:pStyle w:val="a9"/>
          <w:jc w:val="center"/>
        </w:pPr>
        <w:r>
          <w:fldChar w:fldCharType="begin"/>
        </w:r>
        <w:r>
          <w:instrText>PAGE   \* MERGEFORMAT</w:instrText>
        </w:r>
        <w:r>
          <w:fldChar w:fldCharType="separate"/>
        </w:r>
        <w:r>
          <w:rPr>
            <w:lang w:val="zh-CN"/>
          </w:rPr>
          <w:t>-</w:t>
        </w:r>
        <w:r>
          <w:t xml:space="preserve"> 7 -</w:t>
        </w:r>
        <w:r>
          <w:fldChar w:fldCharType="end"/>
        </w:r>
      </w:p>
    </w:sdtContent>
  </w:sdt>
  <w:p w14:paraId="51A031C8" w14:textId="77777777" w:rsidR="00491264" w:rsidRDefault="00491264">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402080"/>
    </w:sdtPr>
    <w:sdtContent>
      <w:p w14:paraId="49493651" w14:textId="77777777" w:rsidR="00491264" w:rsidRDefault="00A72FF7">
        <w:pPr>
          <w:pStyle w:val="a9"/>
          <w:jc w:val="center"/>
        </w:pPr>
        <w:r>
          <w:fldChar w:fldCharType="begin"/>
        </w:r>
        <w:r>
          <w:instrText>PAGE   \* MERGEFORMAT</w:instrText>
        </w:r>
        <w:r>
          <w:fldChar w:fldCharType="separate"/>
        </w:r>
        <w:r>
          <w:rPr>
            <w:lang w:val="zh-CN"/>
          </w:rPr>
          <w:t>-</w:t>
        </w:r>
        <w:r>
          <w:t xml:space="preserve"> 1 -</w:t>
        </w:r>
        <w:r>
          <w:fldChar w:fldCharType="end"/>
        </w:r>
      </w:p>
    </w:sdtContent>
  </w:sdt>
  <w:p w14:paraId="18B591AD" w14:textId="77777777" w:rsidR="00491264" w:rsidRDefault="0049126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66DFE" w14:textId="77777777" w:rsidR="0095503C" w:rsidRDefault="0095503C">
      <w:pPr>
        <w:spacing w:line="240" w:lineRule="auto"/>
      </w:pPr>
      <w:r>
        <w:separator/>
      </w:r>
    </w:p>
  </w:footnote>
  <w:footnote w:type="continuationSeparator" w:id="0">
    <w:p w14:paraId="5D9CCD9F" w14:textId="77777777" w:rsidR="0095503C" w:rsidRDefault="009550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32D11" w14:textId="77777777" w:rsidR="00491264" w:rsidRDefault="00A72FF7">
    <w:pPr>
      <w:pStyle w:val="ab"/>
      <w:tabs>
        <w:tab w:val="clear" w:pos="4153"/>
      </w:tabs>
      <w:jc w:val="left"/>
    </w:pPr>
    <w:r>
      <w:tab/>
    </w:r>
    <w:r>
      <w:t>测试报告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34A97" w14:textId="77777777" w:rsidR="00491264" w:rsidRDefault="00A72FF7">
    <w:pPr>
      <w:pStyle w:val="ab"/>
      <w:tabs>
        <w:tab w:val="clear" w:pos="4153"/>
      </w:tabs>
      <w:jc w:val="left"/>
    </w:pPr>
    <w:r>
      <w:t>毕业设计文档</w:t>
    </w:r>
    <w:r>
      <w:tab/>
    </w:r>
    <w:r>
      <w:t>概要设计说明书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22DE1" w14:textId="77777777" w:rsidR="00491264" w:rsidRDefault="00A72FF7">
    <w:pPr>
      <w:pStyle w:val="ab"/>
      <w:tabs>
        <w:tab w:val="clear" w:pos="4153"/>
      </w:tabs>
      <w:jc w:val="left"/>
    </w:pPr>
    <w:r>
      <w:t>毕业设计文档</w:t>
    </w:r>
    <w:r>
      <w:tab/>
    </w:r>
    <w:r>
      <w:t>文献综述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48C3"/>
    <w:multiLevelType w:val="multilevel"/>
    <w:tmpl w:val="0C9148C3"/>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12E76B11"/>
    <w:multiLevelType w:val="multilevel"/>
    <w:tmpl w:val="12E76B11"/>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 w15:restartNumberingAfterBreak="0">
    <w:nsid w:val="13DD3DFE"/>
    <w:multiLevelType w:val="multilevel"/>
    <w:tmpl w:val="13DD3DFE"/>
    <w:lvl w:ilvl="0">
      <w:start w:val="1"/>
      <w:numFmt w:val="decimal"/>
      <w:lvlText w:val="%1)"/>
      <w:lvlJc w:val="left"/>
      <w:pPr>
        <w:ind w:left="840" w:hanging="420"/>
      </w:pPr>
    </w:lvl>
    <w:lvl w:ilvl="1">
      <w:start w:val="1"/>
      <w:numFmt w:val="decimal"/>
      <w:lvlText w:val="%2)"/>
      <w:lvlJc w:val="left"/>
      <w:pPr>
        <w:ind w:left="1200" w:hanging="36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1C483712"/>
    <w:multiLevelType w:val="multilevel"/>
    <w:tmpl w:val="1C483712"/>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 w15:restartNumberingAfterBreak="0">
    <w:nsid w:val="278C5B4A"/>
    <w:multiLevelType w:val="multilevel"/>
    <w:tmpl w:val="278C5B4A"/>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2B274298"/>
    <w:multiLevelType w:val="multilevel"/>
    <w:tmpl w:val="2B274298"/>
    <w:lvl w:ilvl="0">
      <w:start w:val="1"/>
      <w:numFmt w:val="bullet"/>
      <w:lvlText w:val=""/>
      <w:lvlJc w:val="left"/>
      <w:pPr>
        <w:tabs>
          <w:tab w:val="left" w:pos="855"/>
        </w:tabs>
        <w:ind w:left="855" w:hanging="420"/>
      </w:pPr>
      <w:rPr>
        <w:rFonts w:ascii="Wingdings" w:hAnsi="Wingdings" w:hint="default"/>
      </w:rPr>
    </w:lvl>
    <w:lvl w:ilvl="1">
      <w:start w:val="1"/>
      <w:numFmt w:val="bullet"/>
      <w:lvlText w:val=""/>
      <w:lvlJc w:val="left"/>
      <w:pPr>
        <w:tabs>
          <w:tab w:val="left" w:pos="1275"/>
        </w:tabs>
        <w:ind w:left="1275" w:hanging="420"/>
      </w:pPr>
      <w:rPr>
        <w:rFonts w:ascii="Wingdings" w:hAnsi="Wingdings" w:hint="default"/>
      </w:rPr>
    </w:lvl>
    <w:lvl w:ilvl="2">
      <w:start w:val="1"/>
      <w:numFmt w:val="bullet"/>
      <w:lvlText w:val=""/>
      <w:lvlJc w:val="left"/>
      <w:pPr>
        <w:tabs>
          <w:tab w:val="left" w:pos="1695"/>
        </w:tabs>
        <w:ind w:left="1695" w:hanging="420"/>
      </w:pPr>
      <w:rPr>
        <w:rFonts w:ascii="Wingdings" w:hAnsi="Wingdings" w:hint="default"/>
      </w:rPr>
    </w:lvl>
    <w:lvl w:ilvl="3">
      <w:start w:val="1"/>
      <w:numFmt w:val="bullet"/>
      <w:lvlText w:val=""/>
      <w:lvlJc w:val="left"/>
      <w:pPr>
        <w:tabs>
          <w:tab w:val="left" w:pos="2115"/>
        </w:tabs>
        <w:ind w:left="2115" w:hanging="420"/>
      </w:pPr>
      <w:rPr>
        <w:rFonts w:ascii="Wingdings" w:hAnsi="Wingdings" w:hint="default"/>
      </w:rPr>
    </w:lvl>
    <w:lvl w:ilvl="4">
      <w:start w:val="1"/>
      <w:numFmt w:val="bullet"/>
      <w:lvlText w:val=""/>
      <w:lvlJc w:val="left"/>
      <w:pPr>
        <w:tabs>
          <w:tab w:val="left" w:pos="2535"/>
        </w:tabs>
        <w:ind w:left="2535" w:hanging="420"/>
      </w:pPr>
      <w:rPr>
        <w:rFonts w:ascii="Wingdings" w:hAnsi="Wingdings" w:hint="default"/>
      </w:rPr>
    </w:lvl>
    <w:lvl w:ilvl="5">
      <w:start w:val="1"/>
      <w:numFmt w:val="bullet"/>
      <w:lvlText w:val=""/>
      <w:lvlJc w:val="left"/>
      <w:pPr>
        <w:tabs>
          <w:tab w:val="left" w:pos="2955"/>
        </w:tabs>
        <w:ind w:left="2955" w:hanging="420"/>
      </w:pPr>
      <w:rPr>
        <w:rFonts w:ascii="Wingdings" w:hAnsi="Wingdings" w:hint="default"/>
      </w:rPr>
    </w:lvl>
    <w:lvl w:ilvl="6">
      <w:start w:val="1"/>
      <w:numFmt w:val="bullet"/>
      <w:lvlText w:val=""/>
      <w:lvlJc w:val="left"/>
      <w:pPr>
        <w:tabs>
          <w:tab w:val="left" w:pos="3375"/>
        </w:tabs>
        <w:ind w:left="3375" w:hanging="420"/>
      </w:pPr>
      <w:rPr>
        <w:rFonts w:ascii="Wingdings" w:hAnsi="Wingdings" w:hint="default"/>
      </w:rPr>
    </w:lvl>
    <w:lvl w:ilvl="7">
      <w:start w:val="1"/>
      <w:numFmt w:val="bullet"/>
      <w:lvlText w:val=""/>
      <w:lvlJc w:val="left"/>
      <w:pPr>
        <w:tabs>
          <w:tab w:val="left" w:pos="3795"/>
        </w:tabs>
        <w:ind w:left="3795" w:hanging="420"/>
      </w:pPr>
      <w:rPr>
        <w:rFonts w:ascii="Wingdings" w:hAnsi="Wingdings" w:hint="default"/>
      </w:rPr>
    </w:lvl>
    <w:lvl w:ilvl="8">
      <w:start w:val="1"/>
      <w:numFmt w:val="bullet"/>
      <w:lvlText w:val=""/>
      <w:lvlJc w:val="left"/>
      <w:pPr>
        <w:tabs>
          <w:tab w:val="left" w:pos="4215"/>
        </w:tabs>
        <w:ind w:left="4215" w:hanging="420"/>
      </w:pPr>
      <w:rPr>
        <w:rFonts w:ascii="Wingdings" w:hAnsi="Wingdings" w:hint="default"/>
      </w:rPr>
    </w:lvl>
  </w:abstractNum>
  <w:abstractNum w:abstractNumId="6" w15:restartNumberingAfterBreak="0">
    <w:nsid w:val="33046390"/>
    <w:multiLevelType w:val="multilevel"/>
    <w:tmpl w:val="33046390"/>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39900043"/>
    <w:multiLevelType w:val="multilevel"/>
    <w:tmpl w:val="39900043"/>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3C19580B"/>
    <w:multiLevelType w:val="multilevel"/>
    <w:tmpl w:val="3C19580B"/>
    <w:lvl w:ilvl="0">
      <w:start w:val="1"/>
      <w:numFmt w:val="decimal"/>
      <w:lvlText w:val="%1)"/>
      <w:lvlJc w:val="left"/>
      <w:pPr>
        <w:ind w:left="900" w:hanging="420"/>
      </w:pPr>
    </w:lvl>
    <w:lvl w:ilvl="1">
      <w:start w:val="1"/>
      <w:numFmt w:val="lowerLetter"/>
      <w:lvlText w:val="%2．"/>
      <w:lvlJc w:val="left"/>
      <w:pPr>
        <w:ind w:left="1260" w:hanging="360"/>
      </w:pPr>
      <w:rPr>
        <w:rFonts w:hint="default"/>
      </w:r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42F45997"/>
    <w:multiLevelType w:val="multilevel"/>
    <w:tmpl w:val="42F45997"/>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0" w15:restartNumberingAfterBreak="0">
    <w:nsid w:val="56D459BF"/>
    <w:multiLevelType w:val="multilevel"/>
    <w:tmpl w:val="56D459BF"/>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1" w15:restartNumberingAfterBreak="0">
    <w:nsid w:val="6471095D"/>
    <w:multiLevelType w:val="multilevel"/>
    <w:tmpl w:val="6471095D"/>
    <w:lvl w:ilvl="0">
      <w:start w:val="1"/>
      <w:numFmt w:val="bullet"/>
      <w:lvlText w:val=""/>
      <w:lvlJc w:val="left"/>
      <w:pPr>
        <w:tabs>
          <w:tab w:val="left" w:pos="855"/>
        </w:tabs>
        <w:ind w:left="855" w:hanging="420"/>
      </w:pPr>
      <w:rPr>
        <w:rFonts w:ascii="Wingdings" w:hAnsi="Wingdings" w:hint="default"/>
      </w:rPr>
    </w:lvl>
    <w:lvl w:ilvl="1">
      <w:start w:val="1"/>
      <w:numFmt w:val="bullet"/>
      <w:lvlText w:val=""/>
      <w:lvlJc w:val="left"/>
      <w:pPr>
        <w:tabs>
          <w:tab w:val="left" w:pos="1275"/>
        </w:tabs>
        <w:ind w:left="1275" w:hanging="420"/>
      </w:pPr>
      <w:rPr>
        <w:rFonts w:ascii="Wingdings" w:hAnsi="Wingdings" w:hint="default"/>
      </w:rPr>
    </w:lvl>
    <w:lvl w:ilvl="2">
      <w:start w:val="1"/>
      <w:numFmt w:val="bullet"/>
      <w:lvlText w:val=""/>
      <w:lvlJc w:val="left"/>
      <w:pPr>
        <w:tabs>
          <w:tab w:val="left" w:pos="1695"/>
        </w:tabs>
        <w:ind w:left="1695" w:hanging="420"/>
      </w:pPr>
      <w:rPr>
        <w:rFonts w:ascii="Wingdings" w:hAnsi="Wingdings" w:hint="default"/>
      </w:rPr>
    </w:lvl>
    <w:lvl w:ilvl="3">
      <w:start w:val="1"/>
      <w:numFmt w:val="bullet"/>
      <w:lvlText w:val=""/>
      <w:lvlJc w:val="left"/>
      <w:pPr>
        <w:tabs>
          <w:tab w:val="left" w:pos="2115"/>
        </w:tabs>
        <w:ind w:left="2115" w:hanging="420"/>
      </w:pPr>
      <w:rPr>
        <w:rFonts w:ascii="Wingdings" w:hAnsi="Wingdings" w:hint="default"/>
      </w:rPr>
    </w:lvl>
    <w:lvl w:ilvl="4">
      <w:start w:val="1"/>
      <w:numFmt w:val="bullet"/>
      <w:lvlText w:val=""/>
      <w:lvlJc w:val="left"/>
      <w:pPr>
        <w:tabs>
          <w:tab w:val="left" w:pos="2535"/>
        </w:tabs>
        <w:ind w:left="2535" w:hanging="420"/>
      </w:pPr>
      <w:rPr>
        <w:rFonts w:ascii="Wingdings" w:hAnsi="Wingdings" w:hint="default"/>
      </w:rPr>
    </w:lvl>
    <w:lvl w:ilvl="5">
      <w:start w:val="1"/>
      <w:numFmt w:val="bullet"/>
      <w:lvlText w:val=""/>
      <w:lvlJc w:val="left"/>
      <w:pPr>
        <w:tabs>
          <w:tab w:val="left" w:pos="2955"/>
        </w:tabs>
        <w:ind w:left="2955" w:hanging="420"/>
      </w:pPr>
      <w:rPr>
        <w:rFonts w:ascii="Wingdings" w:hAnsi="Wingdings" w:hint="default"/>
      </w:rPr>
    </w:lvl>
    <w:lvl w:ilvl="6">
      <w:start w:val="1"/>
      <w:numFmt w:val="bullet"/>
      <w:lvlText w:val=""/>
      <w:lvlJc w:val="left"/>
      <w:pPr>
        <w:tabs>
          <w:tab w:val="left" w:pos="3375"/>
        </w:tabs>
        <w:ind w:left="3375" w:hanging="420"/>
      </w:pPr>
      <w:rPr>
        <w:rFonts w:ascii="Wingdings" w:hAnsi="Wingdings" w:hint="default"/>
      </w:rPr>
    </w:lvl>
    <w:lvl w:ilvl="7">
      <w:start w:val="1"/>
      <w:numFmt w:val="bullet"/>
      <w:lvlText w:val=""/>
      <w:lvlJc w:val="left"/>
      <w:pPr>
        <w:tabs>
          <w:tab w:val="left" w:pos="3795"/>
        </w:tabs>
        <w:ind w:left="3795" w:hanging="420"/>
      </w:pPr>
      <w:rPr>
        <w:rFonts w:ascii="Wingdings" w:hAnsi="Wingdings" w:hint="default"/>
      </w:rPr>
    </w:lvl>
    <w:lvl w:ilvl="8">
      <w:start w:val="1"/>
      <w:numFmt w:val="bullet"/>
      <w:lvlText w:val=""/>
      <w:lvlJc w:val="left"/>
      <w:pPr>
        <w:tabs>
          <w:tab w:val="left" w:pos="4215"/>
        </w:tabs>
        <w:ind w:left="4215" w:hanging="420"/>
      </w:pPr>
      <w:rPr>
        <w:rFonts w:ascii="Wingdings" w:hAnsi="Wingdings" w:hint="default"/>
      </w:rPr>
    </w:lvl>
  </w:abstractNum>
  <w:abstractNum w:abstractNumId="12" w15:restartNumberingAfterBreak="0">
    <w:nsid w:val="6D20227A"/>
    <w:multiLevelType w:val="multilevel"/>
    <w:tmpl w:val="6D20227A"/>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3" w15:restartNumberingAfterBreak="0">
    <w:nsid w:val="790042D9"/>
    <w:multiLevelType w:val="multilevel"/>
    <w:tmpl w:val="790042D9"/>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4" w15:restartNumberingAfterBreak="0">
    <w:nsid w:val="7BE73085"/>
    <w:multiLevelType w:val="multilevel"/>
    <w:tmpl w:val="7BE73085"/>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num w:numId="1" w16cid:durableId="762533153">
    <w:abstractNumId w:val="1"/>
  </w:num>
  <w:num w:numId="2" w16cid:durableId="1621186763">
    <w:abstractNumId w:val="8"/>
  </w:num>
  <w:num w:numId="3" w16cid:durableId="95256115">
    <w:abstractNumId w:val="2"/>
  </w:num>
  <w:num w:numId="4" w16cid:durableId="48311312">
    <w:abstractNumId w:val="5"/>
  </w:num>
  <w:num w:numId="5" w16cid:durableId="1767387979">
    <w:abstractNumId w:val="11"/>
  </w:num>
  <w:num w:numId="6" w16cid:durableId="1177421955">
    <w:abstractNumId w:val="13"/>
  </w:num>
  <w:num w:numId="7" w16cid:durableId="371461311">
    <w:abstractNumId w:val="7"/>
  </w:num>
  <w:num w:numId="8" w16cid:durableId="237181237">
    <w:abstractNumId w:val="10"/>
  </w:num>
  <w:num w:numId="9" w16cid:durableId="943348359">
    <w:abstractNumId w:val="12"/>
  </w:num>
  <w:num w:numId="10" w16cid:durableId="1962882358">
    <w:abstractNumId w:val="3"/>
  </w:num>
  <w:num w:numId="11" w16cid:durableId="943194567">
    <w:abstractNumId w:val="9"/>
  </w:num>
  <w:num w:numId="12" w16cid:durableId="1096513577">
    <w:abstractNumId w:val="0"/>
  </w:num>
  <w:num w:numId="13" w16cid:durableId="1989167059">
    <w:abstractNumId w:val="14"/>
  </w:num>
  <w:num w:numId="14" w16cid:durableId="78214813">
    <w:abstractNumId w:val="4"/>
  </w:num>
  <w:num w:numId="15" w16cid:durableId="12313829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442"/>
    <w:rsid w:val="001E3EDE"/>
    <w:rsid w:val="00303AB3"/>
    <w:rsid w:val="00346442"/>
    <w:rsid w:val="00346AD9"/>
    <w:rsid w:val="003F166A"/>
    <w:rsid w:val="004109CD"/>
    <w:rsid w:val="00491264"/>
    <w:rsid w:val="0050663B"/>
    <w:rsid w:val="00511C6B"/>
    <w:rsid w:val="0052360D"/>
    <w:rsid w:val="0058745E"/>
    <w:rsid w:val="00595282"/>
    <w:rsid w:val="005969C1"/>
    <w:rsid w:val="005A779B"/>
    <w:rsid w:val="006411E9"/>
    <w:rsid w:val="00653610"/>
    <w:rsid w:val="006E3E74"/>
    <w:rsid w:val="00784F6F"/>
    <w:rsid w:val="007C7358"/>
    <w:rsid w:val="007F6528"/>
    <w:rsid w:val="008473A6"/>
    <w:rsid w:val="00864FA1"/>
    <w:rsid w:val="008704CE"/>
    <w:rsid w:val="008A2185"/>
    <w:rsid w:val="008B2712"/>
    <w:rsid w:val="008D3DBA"/>
    <w:rsid w:val="00902173"/>
    <w:rsid w:val="00937123"/>
    <w:rsid w:val="0095503C"/>
    <w:rsid w:val="009E62C8"/>
    <w:rsid w:val="00A72FF7"/>
    <w:rsid w:val="00A73C5D"/>
    <w:rsid w:val="00A948D9"/>
    <w:rsid w:val="00E4568C"/>
    <w:rsid w:val="00F936B4"/>
    <w:rsid w:val="00FA66C9"/>
    <w:rsid w:val="00FA6D3A"/>
    <w:rsid w:val="03742A0B"/>
    <w:rsid w:val="072262F7"/>
    <w:rsid w:val="09EB6A7E"/>
    <w:rsid w:val="247D24CD"/>
    <w:rsid w:val="412B6169"/>
    <w:rsid w:val="41E91F97"/>
    <w:rsid w:val="4AC74A48"/>
    <w:rsid w:val="4FF644E9"/>
    <w:rsid w:val="594867E1"/>
    <w:rsid w:val="6AC06B53"/>
    <w:rsid w:val="6FCD6DC0"/>
    <w:rsid w:val="75740398"/>
    <w:rsid w:val="77FC18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800B800"/>
  <w15:docId w15:val="{BDF4966B-3FF1-4B51-8AC4-83367A165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jc w:val="both"/>
    </w:pPr>
    <w:rPr>
      <w:rFonts w:cstheme="minorBidi"/>
      <w:kern w:val="2"/>
      <w:sz w:val="21"/>
      <w:szCs w:val="21"/>
    </w:rPr>
  </w:style>
  <w:style w:type="paragraph" w:styleId="1">
    <w:name w:val="heading 1"/>
    <w:basedOn w:val="a"/>
    <w:next w:val="a0"/>
    <w:link w:val="10"/>
    <w:uiPriority w:val="9"/>
    <w:qFormat/>
    <w:pPr>
      <w:keepNext/>
      <w:keepLines/>
      <w:numPr>
        <w:numId w:val="1"/>
      </w:numPr>
      <w:spacing w:beforeLines="100" w:before="100"/>
      <w:outlineLvl w:val="0"/>
    </w:pPr>
    <w:rPr>
      <w:b/>
      <w:bCs/>
      <w:kern w:val="44"/>
      <w:sz w:val="30"/>
      <w:szCs w:val="44"/>
    </w:rPr>
  </w:style>
  <w:style w:type="paragraph" w:styleId="2">
    <w:name w:val="heading 2"/>
    <w:basedOn w:val="a"/>
    <w:next w:val="a0"/>
    <w:link w:val="20"/>
    <w:uiPriority w:val="9"/>
    <w:qFormat/>
    <w:pPr>
      <w:keepNext/>
      <w:keepLines/>
      <w:numPr>
        <w:ilvl w:val="1"/>
        <w:numId w:val="1"/>
      </w:numPr>
      <w:outlineLvl w:val="1"/>
    </w:pPr>
    <w:rPr>
      <w:rFonts w:cstheme="majorBidi"/>
      <w:b/>
      <w:bCs/>
      <w:sz w:val="30"/>
      <w:szCs w:val="32"/>
    </w:rPr>
  </w:style>
  <w:style w:type="paragraph" w:styleId="3">
    <w:name w:val="heading 3"/>
    <w:basedOn w:val="a"/>
    <w:next w:val="a0"/>
    <w:link w:val="30"/>
    <w:uiPriority w:val="9"/>
    <w:unhideWhenUsed/>
    <w:qFormat/>
    <w:pPr>
      <w:keepNext/>
      <w:keepLines/>
      <w:numPr>
        <w:ilvl w:val="2"/>
        <w:numId w:val="1"/>
      </w:numPr>
      <w:spacing w:before="260" w:after="260" w:line="416" w:lineRule="auto"/>
      <w:outlineLvl w:val="2"/>
    </w:pPr>
    <w:rPr>
      <w:b/>
      <w:bCs/>
      <w:sz w:val="32"/>
      <w:szCs w:val="32"/>
    </w:rPr>
  </w:style>
  <w:style w:type="paragraph" w:styleId="4">
    <w:name w:val="heading 4"/>
    <w:basedOn w:val="a"/>
    <w:next w:val="a0"/>
    <w:link w:val="40"/>
    <w:uiPriority w:val="9"/>
    <w:unhideWhenUsed/>
    <w:qFormat/>
    <w:pPr>
      <w:keepNext/>
      <w:keepLines/>
      <w:numPr>
        <w:ilvl w:val="3"/>
        <w:numId w:val="1"/>
      </w:numPr>
      <w:spacing w:before="280" w:after="290" w:line="376" w:lineRule="auto"/>
      <w:outlineLvl w:val="3"/>
    </w:pPr>
    <w:rPr>
      <w:rFonts w:cstheme="majorBidi"/>
      <w:b/>
      <w:bCs/>
      <w:sz w:val="28"/>
      <w:szCs w:val="28"/>
    </w:rPr>
  </w:style>
  <w:style w:type="paragraph" w:styleId="5">
    <w:name w:val="heading 5"/>
    <w:basedOn w:val="a"/>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0"/>
    <w:link w:val="70"/>
    <w:uiPriority w:val="9"/>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中文正文"/>
    <w:basedOn w:val="a"/>
    <w:link w:val="a4"/>
    <w:qFormat/>
    <w:pPr>
      <w:ind w:firstLineChars="200" w:firstLine="200"/>
    </w:pPr>
    <w:rPr>
      <w:sz w:val="24"/>
    </w:rPr>
  </w:style>
  <w:style w:type="paragraph" w:styleId="a5">
    <w:name w:val="annotation text"/>
    <w:basedOn w:val="a"/>
    <w:link w:val="a6"/>
    <w:uiPriority w:val="99"/>
    <w:unhideWhenUsed/>
    <w:pPr>
      <w:jc w:val="left"/>
    </w:pPr>
  </w:style>
  <w:style w:type="paragraph" w:styleId="TOC3">
    <w:name w:val="toc 3"/>
    <w:basedOn w:val="a"/>
    <w:next w:val="a"/>
    <w:uiPriority w:val="39"/>
    <w:unhideWhenUsed/>
    <w:qFormat/>
    <w:pPr>
      <w:ind w:leftChars="400" w:left="840"/>
    </w:pPr>
  </w:style>
  <w:style w:type="paragraph" w:styleId="a7">
    <w:name w:val="Balloon Text"/>
    <w:basedOn w:val="a"/>
    <w:link w:val="a8"/>
    <w:uiPriority w:val="99"/>
    <w:semiHidden/>
    <w:unhideWhenUsed/>
    <w:qFormat/>
    <w:pPr>
      <w:spacing w:line="240" w:lineRule="auto"/>
    </w:pPr>
    <w:rPr>
      <w:sz w:val="18"/>
      <w:szCs w:val="18"/>
    </w:rPr>
  </w:style>
  <w:style w:type="paragraph" w:styleId="a9">
    <w:name w:val="footer"/>
    <w:basedOn w:val="a"/>
    <w:link w:val="aa"/>
    <w:uiPriority w:val="99"/>
    <w:unhideWhenUsed/>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left" w:pos="420"/>
        <w:tab w:val="right" w:leader="dot" w:pos="8302"/>
      </w:tabs>
    </w:pPr>
  </w:style>
  <w:style w:type="paragraph" w:styleId="ad">
    <w:name w:val="Subtitle"/>
    <w:basedOn w:val="a"/>
    <w:next w:val="a"/>
    <w:link w:val="ae"/>
    <w:uiPriority w:val="11"/>
    <w:qFormat/>
    <w:pPr>
      <w:spacing w:before="240" w:after="60" w:line="312" w:lineRule="auto"/>
      <w:jc w:val="center"/>
      <w:outlineLvl w:val="0"/>
    </w:pPr>
    <w:rPr>
      <w:rFonts w:eastAsia="黑体" w:cstheme="majorBidi"/>
      <w:b/>
      <w:bCs/>
      <w:kern w:val="28"/>
      <w:sz w:val="44"/>
      <w:szCs w:val="32"/>
    </w:rPr>
  </w:style>
  <w:style w:type="paragraph" w:styleId="TOC2">
    <w:name w:val="toc 2"/>
    <w:basedOn w:val="a"/>
    <w:next w:val="a"/>
    <w:uiPriority w:val="39"/>
    <w:unhideWhenUsed/>
    <w:pPr>
      <w:tabs>
        <w:tab w:val="left" w:pos="1050"/>
        <w:tab w:val="right" w:leader="dot" w:pos="8302"/>
      </w:tabs>
      <w:ind w:leftChars="200" w:left="420"/>
    </w:pPr>
  </w:style>
  <w:style w:type="paragraph" w:styleId="af">
    <w:name w:val="Title"/>
    <w:basedOn w:val="a"/>
    <w:next w:val="a"/>
    <w:link w:val="af0"/>
    <w:uiPriority w:val="10"/>
    <w:qFormat/>
    <w:pPr>
      <w:spacing w:before="240" w:after="60"/>
      <w:jc w:val="center"/>
      <w:outlineLvl w:val="0"/>
    </w:pPr>
    <w:rPr>
      <w:rFonts w:cstheme="majorBidi"/>
      <w:b/>
      <w:bCs/>
      <w:sz w:val="52"/>
      <w:szCs w:val="32"/>
    </w:rPr>
  </w:style>
  <w:style w:type="table" w:styleId="af1">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1"/>
    <w:uiPriority w:val="22"/>
    <w:qFormat/>
    <w:rPr>
      <w:b/>
    </w:rPr>
  </w:style>
  <w:style w:type="character" w:styleId="af3">
    <w:name w:val="Hyperlink"/>
    <w:basedOn w:val="a1"/>
    <w:uiPriority w:val="99"/>
    <w:unhideWhenUsed/>
    <w:qFormat/>
    <w:rPr>
      <w:color w:val="0563C1" w:themeColor="hyperlink"/>
      <w:u w:val="single"/>
    </w:rPr>
  </w:style>
  <w:style w:type="character" w:styleId="af4">
    <w:name w:val="annotation reference"/>
    <w:basedOn w:val="a1"/>
    <w:uiPriority w:val="99"/>
    <w:semiHidden/>
    <w:unhideWhenUsed/>
    <w:qFormat/>
    <w:rPr>
      <w:sz w:val="21"/>
      <w:szCs w:val="21"/>
    </w:rPr>
  </w:style>
  <w:style w:type="character" w:customStyle="1" w:styleId="10">
    <w:name w:val="标题 1 字符"/>
    <w:basedOn w:val="a1"/>
    <w:link w:val="1"/>
    <w:uiPriority w:val="9"/>
    <w:qFormat/>
    <w:rPr>
      <w:rFonts w:ascii="Times New Roman" w:eastAsia="宋体" w:hAnsi="Times New Roman"/>
      <w:b/>
      <w:bCs/>
      <w:kern w:val="44"/>
      <w:sz w:val="30"/>
      <w:szCs w:val="44"/>
    </w:rPr>
  </w:style>
  <w:style w:type="character" w:customStyle="1" w:styleId="20">
    <w:name w:val="标题 2 字符"/>
    <w:basedOn w:val="a1"/>
    <w:link w:val="2"/>
    <w:uiPriority w:val="9"/>
    <w:qFormat/>
    <w:rPr>
      <w:rFonts w:ascii="Times New Roman" w:eastAsia="宋体" w:hAnsi="Times New Roman" w:cstheme="majorBidi"/>
      <w:b/>
      <w:bCs/>
      <w:sz w:val="30"/>
      <w:szCs w:val="32"/>
    </w:rPr>
  </w:style>
  <w:style w:type="character" w:customStyle="1" w:styleId="30">
    <w:name w:val="标题 3 字符"/>
    <w:basedOn w:val="a1"/>
    <w:link w:val="3"/>
    <w:uiPriority w:val="9"/>
    <w:qFormat/>
    <w:rPr>
      <w:rFonts w:ascii="Times New Roman" w:eastAsia="宋体" w:hAnsi="Times New Roman"/>
      <w:b/>
      <w:bCs/>
      <w:sz w:val="32"/>
      <w:szCs w:val="32"/>
    </w:rPr>
  </w:style>
  <w:style w:type="character" w:customStyle="1" w:styleId="40">
    <w:name w:val="标题 4 字符"/>
    <w:basedOn w:val="a1"/>
    <w:link w:val="4"/>
    <w:uiPriority w:val="9"/>
    <w:qFormat/>
    <w:rPr>
      <w:rFonts w:ascii="Times New Roman" w:eastAsia="宋体" w:hAnsi="Times New Roman" w:cstheme="majorBidi"/>
      <w:b/>
      <w:bCs/>
      <w:sz w:val="28"/>
      <w:szCs w:val="28"/>
    </w:rPr>
  </w:style>
  <w:style w:type="character" w:customStyle="1" w:styleId="50">
    <w:name w:val="标题 5 字符"/>
    <w:basedOn w:val="a1"/>
    <w:link w:val="5"/>
    <w:uiPriority w:val="9"/>
    <w:qFormat/>
    <w:rPr>
      <w:rFonts w:ascii="Times New Roman" w:eastAsia="宋体" w:hAnsi="Times New Roman"/>
      <w:b/>
      <w:bCs/>
      <w:sz w:val="28"/>
      <w:szCs w:val="28"/>
    </w:rPr>
  </w:style>
  <w:style w:type="character" w:customStyle="1" w:styleId="60">
    <w:name w:val="标题 6 字符"/>
    <w:basedOn w:val="a1"/>
    <w:link w:val="6"/>
    <w:uiPriority w:val="9"/>
    <w:qFormat/>
    <w:rPr>
      <w:rFonts w:asciiTheme="majorHAnsi" w:eastAsiaTheme="majorEastAsia" w:hAnsiTheme="majorHAnsi" w:cstheme="majorBidi"/>
      <w:b/>
      <w:bCs/>
      <w:sz w:val="24"/>
      <w:szCs w:val="24"/>
    </w:rPr>
  </w:style>
  <w:style w:type="character" w:customStyle="1" w:styleId="70">
    <w:name w:val="标题 7 字符"/>
    <w:basedOn w:val="a1"/>
    <w:link w:val="7"/>
    <w:uiPriority w:val="9"/>
    <w:qFormat/>
    <w:rPr>
      <w:rFonts w:ascii="Times New Roman" w:eastAsia="宋体" w:hAnsi="Times New Roman"/>
      <w:b/>
      <w:bCs/>
      <w:sz w:val="24"/>
      <w:szCs w:val="24"/>
    </w:rPr>
  </w:style>
  <w:style w:type="character" w:customStyle="1" w:styleId="80">
    <w:name w:val="标题 8 字符"/>
    <w:basedOn w:val="a1"/>
    <w:link w:val="8"/>
    <w:uiPriority w:val="9"/>
    <w:qFormat/>
    <w:rPr>
      <w:rFonts w:asciiTheme="majorHAnsi" w:eastAsiaTheme="majorEastAsia" w:hAnsiTheme="majorHAnsi" w:cstheme="majorBidi"/>
      <w:sz w:val="24"/>
      <w:szCs w:val="24"/>
    </w:rPr>
  </w:style>
  <w:style w:type="character" w:customStyle="1" w:styleId="90">
    <w:name w:val="标题 9 字符"/>
    <w:basedOn w:val="a1"/>
    <w:link w:val="9"/>
    <w:uiPriority w:val="9"/>
    <w:qFormat/>
    <w:rPr>
      <w:rFonts w:asciiTheme="majorHAnsi" w:eastAsiaTheme="majorEastAsia" w:hAnsiTheme="majorHAnsi" w:cstheme="majorBidi"/>
      <w:szCs w:val="21"/>
    </w:rPr>
  </w:style>
  <w:style w:type="character" w:customStyle="1" w:styleId="a4">
    <w:name w:val="中文正文 字符"/>
    <w:basedOn w:val="a1"/>
    <w:link w:val="a0"/>
    <w:qFormat/>
    <w:rPr>
      <w:rFonts w:ascii="Times New Roman" w:eastAsia="宋体" w:hAnsi="Times New Roman"/>
      <w:sz w:val="24"/>
      <w:szCs w:val="21"/>
    </w:rPr>
  </w:style>
  <w:style w:type="character" w:customStyle="1" w:styleId="ac">
    <w:name w:val="页眉 字符"/>
    <w:basedOn w:val="a1"/>
    <w:link w:val="ab"/>
    <w:uiPriority w:val="99"/>
    <w:qFormat/>
    <w:rPr>
      <w:rFonts w:ascii="Times New Roman" w:eastAsia="宋体" w:hAnsi="Times New Roman"/>
      <w:sz w:val="18"/>
      <w:szCs w:val="18"/>
    </w:rPr>
  </w:style>
  <w:style w:type="character" w:customStyle="1" w:styleId="aa">
    <w:name w:val="页脚 字符"/>
    <w:basedOn w:val="a1"/>
    <w:link w:val="a9"/>
    <w:uiPriority w:val="99"/>
    <w:qFormat/>
    <w:rPr>
      <w:rFonts w:ascii="Times New Roman" w:eastAsia="宋体" w:hAnsi="Times New Roman"/>
      <w:sz w:val="18"/>
      <w:szCs w:val="18"/>
    </w:rPr>
  </w:style>
  <w:style w:type="paragraph" w:customStyle="1" w:styleId="af5">
    <w:name w:val="图题"/>
    <w:basedOn w:val="a"/>
    <w:next w:val="a0"/>
    <w:link w:val="af6"/>
    <w:qFormat/>
    <w:pPr>
      <w:spacing w:afterLines="50" w:after="50"/>
      <w:jc w:val="center"/>
    </w:pPr>
  </w:style>
  <w:style w:type="paragraph" w:customStyle="1" w:styleId="af7">
    <w:name w:val="图"/>
    <w:basedOn w:val="a"/>
    <w:next w:val="af5"/>
    <w:qFormat/>
    <w:pPr>
      <w:keepNext/>
      <w:spacing w:beforeLines="50" w:before="50" w:line="240" w:lineRule="auto"/>
      <w:jc w:val="center"/>
    </w:pPr>
  </w:style>
  <w:style w:type="character" w:customStyle="1" w:styleId="af6">
    <w:name w:val="图题 字符"/>
    <w:basedOn w:val="a1"/>
    <w:link w:val="af5"/>
    <w:qFormat/>
    <w:rPr>
      <w:rFonts w:ascii="Times New Roman" w:eastAsia="宋体" w:hAnsi="Times New Roman"/>
      <w:szCs w:val="21"/>
    </w:rPr>
  </w:style>
  <w:style w:type="paragraph" w:customStyle="1" w:styleId="af8">
    <w:name w:val="表题"/>
    <w:basedOn w:val="a"/>
    <w:next w:val="a"/>
    <w:link w:val="af9"/>
    <w:qFormat/>
    <w:pPr>
      <w:keepNext/>
      <w:spacing w:beforeLines="50" w:before="50"/>
      <w:jc w:val="center"/>
    </w:pPr>
    <w:rPr>
      <w:sz w:val="20"/>
    </w:rPr>
  </w:style>
  <w:style w:type="character" w:customStyle="1" w:styleId="af9">
    <w:name w:val="表题 字符"/>
    <w:basedOn w:val="a1"/>
    <w:link w:val="af8"/>
    <w:qFormat/>
    <w:rPr>
      <w:rFonts w:ascii="Times New Roman" w:eastAsia="宋体" w:hAnsi="Times New Roman"/>
      <w:sz w:val="20"/>
      <w:szCs w:val="21"/>
    </w:rPr>
  </w:style>
  <w:style w:type="character" w:customStyle="1" w:styleId="af0">
    <w:name w:val="标题 字符"/>
    <w:basedOn w:val="a1"/>
    <w:link w:val="af"/>
    <w:uiPriority w:val="10"/>
    <w:qFormat/>
    <w:rPr>
      <w:rFonts w:ascii="Times New Roman" w:eastAsia="宋体" w:hAnsi="Times New Roman" w:cstheme="majorBidi"/>
      <w:b/>
      <w:bCs/>
      <w:sz w:val="52"/>
      <w:szCs w:val="32"/>
    </w:rPr>
  </w:style>
  <w:style w:type="character" w:customStyle="1" w:styleId="ae">
    <w:name w:val="副标题 字符"/>
    <w:basedOn w:val="a1"/>
    <w:link w:val="ad"/>
    <w:uiPriority w:val="11"/>
    <w:qFormat/>
    <w:rPr>
      <w:rFonts w:ascii="Times New Roman" w:eastAsia="黑体" w:hAnsi="Times New Roman" w:cstheme="majorBidi"/>
      <w:b/>
      <w:bCs/>
      <w:kern w:val="28"/>
      <w:sz w:val="44"/>
      <w:szCs w:val="32"/>
    </w:rPr>
  </w:style>
  <w:style w:type="character" w:customStyle="1" w:styleId="a6">
    <w:name w:val="批注文字 字符"/>
    <w:basedOn w:val="a1"/>
    <w:link w:val="a5"/>
    <w:uiPriority w:val="99"/>
    <w:qFormat/>
    <w:rPr>
      <w:rFonts w:ascii="Times New Roman" w:eastAsia="宋体" w:hAnsi="Times New Roman"/>
      <w:szCs w:val="21"/>
    </w:rPr>
  </w:style>
  <w:style w:type="character" w:styleId="afa">
    <w:name w:val="Placeholder Text"/>
    <w:basedOn w:val="a1"/>
    <w:uiPriority w:val="99"/>
    <w:semiHidden/>
    <w:qFormat/>
    <w:rPr>
      <w:color w:val="808080"/>
    </w:rPr>
  </w:style>
  <w:style w:type="paragraph" w:customStyle="1" w:styleId="afb">
    <w:name w:val="表格文字"/>
    <w:basedOn w:val="a"/>
    <w:qFormat/>
    <w:pPr>
      <w:spacing w:line="360" w:lineRule="auto"/>
      <w:ind w:left="454" w:hanging="454"/>
    </w:pPr>
    <w:rPr>
      <w:rFonts w:ascii="宋体" w:hAnsi="宋体" w:cs="Times New Roman"/>
      <w:szCs w:val="18"/>
    </w:rPr>
  </w:style>
  <w:style w:type="character" w:customStyle="1" w:styleId="a8">
    <w:name w:val="批注框文本 字符"/>
    <w:basedOn w:val="a1"/>
    <w:link w:val="a7"/>
    <w:uiPriority w:val="99"/>
    <w:semiHidden/>
    <w:qFormat/>
    <w:rPr>
      <w:rFonts w:ascii="Times New Roman" w:eastAsia="宋体" w:hAnsi="Times New Roman"/>
      <w:sz w:val="18"/>
      <w:szCs w:val="18"/>
    </w:rPr>
  </w:style>
  <w:style w:type="character" w:customStyle="1" w:styleId="11">
    <w:name w:val="未处理的提及1"/>
    <w:basedOn w:val="a1"/>
    <w:uiPriority w:val="99"/>
    <w:semiHidden/>
    <w:unhideWhenUsed/>
    <w:qFormat/>
    <w:rPr>
      <w:color w:val="605E5C"/>
      <w:shd w:val="clear" w:color="auto" w:fill="E1DFDD"/>
    </w:rPr>
  </w:style>
  <w:style w:type="paragraph" w:styleId="afc">
    <w:name w:val="Revision"/>
    <w:hidden/>
    <w:uiPriority w:val="99"/>
    <w:unhideWhenUsed/>
    <w:rsid w:val="00346AD9"/>
    <w:rPr>
      <w:rFonts w:cstheme="minorBid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oleObject" Target="embeddings/Microsoft_Visio_2003-2010___2.vsd"/><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oleObject" Target="embeddings/Microsoft_Visio_2003-2010___3.vsd"/><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emf"/><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emf"/><Relationship Id="rId5" Type="http://schemas.openxmlformats.org/officeDocument/2006/relationships/webSettings" Target="webSettings.xml"/><Relationship Id="rId15" Type="http://schemas.openxmlformats.org/officeDocument/2006/relationships/oleObject" Target="embeddings/Microsoft_Visio_2003-2010___1.vsd"/><Relationship Id="rId23" Type="http://schemas.openxmlformats.org/officeDocument/2006/relationships/image" Target="media/image10.png"/><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emf"/><Relationship Id="rId22" Type="http://schemas.openxmlformats.org/officeDocument/2006/relationships/image" Target="media/image9.emf"/><Relationship Id="rId27" Type="http://schemas.openxmlformats.org/officeDocument/2006/relationships/header" Target="header3.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449DF8097B4243817425342A19D2A2"/>
        <w:category>
          <w:name w:val="常规"/>
          <w:gallery w:val="placeholder"/>
        </w:category>
        <w:types>
          <w:type w:val="bbPlcHdr"/>
        </w:types>
        <w:behaviors>
          <w:behavior w:val="content"/>
        </w:behaviors>
        <w:guid w:val="{9A5886E0-7415-42B4-A468-7D45AE08CB52}"/>
      </w:docPartPr>
      <w:docPartBody>
        <w:p w:rsidR="00BC11FA" w:rsidRDefault="00386512">
          <w:pPr>
            <w:pStyle w:val="6A449DF8097B4243817425342A19D2A2"/>
            <w:rPr>
              <w:rFonts w:hint="eastAsia"/>
            </w:rPr>
          </w:pPr>
          <w:r>
            <w:rPr>
              <w:rStyle w:val="a3"/>
            </w:rPr>
            <w:t>选择一项。</w:t>
          </w:r>
        </w:p>
      </w:docPartBody>
    </w:docPart>
    <w:docPart>
      <w:docPartPr>
        <w:name w:val="9768A02CD7E34FB6ACB51D10362FFBDD"/>
        <w:category>
          <w:name w:val="常规"/>
          <w:gallery w:val="placeholder"/>
        </w:category>
        <w:types>
          <w:type w:val="bbPlcHdr"/>
        </w:types>
        <w:behaviors>
          <w:behavior w:val="content"/>
        </w:behaviors>
        <w:guid w:val="{02F3F366-6015-4A05-A6B1-A9D3D234FA86}"/>
      </w:docPartPr>
      <w:docPartBody>
        <w:p w:rsidR="00BC11FA" w:rsidRDefault="00386512">
          <w:pPr>
            <w:pStyle w:val="9768A02CD7E34FB6ACB51D10362FFBDD"/>
            <w:rPr>
              <w:rFonts w:hint="eastAsia"/>
            </w:rPr>
          </w:pPr>
          <w:r>
            <w:rPr>
              <w:rStyle w:val="a3"/>
            </w:rPr>
            <w:t>单击此处输入日期。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0" w:usb1="00000000" w:usb2="00000010" w:usb3="00000000" w:csb0="00040000" w:csb1="00000000"/>
  </w:font>
  <w:font w:name="华文中宋">
    <w:altName w:val="文泉驿微米黑"/>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878"/>
    <w:rsid w:val="00080E29"/>
    <w:rsid w:val="00242878"/>
    <w:rsid w:val="00301E75"/>
    <w:rsid w:val="00386512"/>
    <w:rsid w:val="003F166A"/>
    <w:rsid w:val="004233C4"/>
    <w:rsid w:val="00443399"/>
    <w:rsid w:val="006533E3"/>
    <w:rsid w:val="00742744"/>
    <w:rsid w:val="00A72A58"/>
    <w:rsid w:val="00A948D9"/>
    <w:rsid w:val="00BC11FA"/>
    <w:rsid w:val="00C9679E"/>
    <w:rsid w:val="00D07F14"/>
    <w:rsid w:val="00EF75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Pr>
      <w:color w:val="808080"/>
    </w:rPr>
  </w:style>
  <w:style w:type="paragraph" w:customStyle="1" w:styleId="6A449DF8097B4243817425342A19D2A2">
    <w:name w:val="6A449DF8097B4243817425342A19D2A2"/>
    <w:qFormat/>
    <w:pPr>
      <w:widowControl w:val="0"/>
      <w:jc w:val="both"/>
    </w:pPr>
    <w:rPr>
      <w:kern w:val="2"/>
      <w:sz w:val="21"/>
      <w:szCs w:val="22"/>
    </w:rPr>
  </w:style>
  <w:style w:type="paragraph" w:customStyle="1" w:styleId="9768A02CD7E34FB6ACB51D10362FFBDD">
    <w:name w:val="9768A02CD7E34FB6ACB51D10362FFBDD"/>
    <w:qFormat/>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3A4B5A-DE8B-49D9-9B01-4904262B3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1184</TotalTime>
  <Pages>16</Pages>
  <Words>3761</Words>
  <Characters>4327</Characters>
  <Application>Microsoft Office Word</Application>
  <DocSecurity>0</DocSecurity>
  <Lines>432</Lines>
  <Paragraphs>449</Paragraphs>
  <ScaleCrop>false</ScaleCrop>
  <Company/>
  <LinksUpToDate>false</LinksUpToDate>
  <CharactersWithSpaces>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dc:creator>
  <cp:keywords/>
  <dc:description/>
  <cp:lastModifiedBy>磬川 归</cp:lastModifiedBy>
  <cp:revision>1</cp:revision>
  <dcterms:created xsi:type="dcterms:W3CDTF">2019-04-08T04:54:00Z</dcterms:created>
  <dcterms:modified xsi:type="dcterms:W3CDTF">2026-03-30T03:16:00Z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26CC841EBE83468F9BAF017E13510C9C</vt:lpwstr>
  </property>
  <property fmtid="{D5CDD505-2E9C-101B-9397-08002B2CF9AE}" pid="4" name="KSOTemplateDocerSaveRecord">
    <vt:lpwstr>eyJoZGlkIjoiY2JmY2RhNjViN2NmMzU0NzUwZWRmNjg4N2NhMGFhY2MiLCJ1c2VySWQiOiIyNDM4MTk2MDEifQ==</vt:lpwstr>
  </property>
</Properties>
</file>